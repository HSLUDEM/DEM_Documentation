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A5CF" w14:textId="426C9850" w:rsidR="00CE121E" w:rsidRPr="00BD33A2" w:rsidRDefault="005D4599">
      <w:pPr>
        <w:rPr>
          <w:b/>
          <w:bCs/>
        </w:rPr>
      </w:pPr>
      <w:r w:rsidRPr="00BD33A2">
        <w:rPr>
          <w:b/>
          <w:bCs/>
        </w:rPr>
        <w:t xml:space="preserve">District Energy Model (DEM): </w:t>
      </w:r>
      <w:r w:rsidR="00DD66C4">
        <w:rPr>
          <w:b/>
          <w:bCs/>
        </w:rPr>
        <w:t>A</w:t>
      </w:r>
      <w:r w:rsidR="00DD66C4" w:rsidRPr="00DD66C4">
        <w:rPr>
          <w:b/>
          <w:bCs/>
        </w:rPr>
        <w:t xml:space="preserve"> Python framework for modelling renewable</w:t>
      </w:r>
      <w:r w:rsidR="00AE657F">
        <w:rPr>
          <w:b/>
          <w:bCs/>
        </w:rPr>
        <w:t xml:space="preserve"> </w:t>
      </w:r>
      <w:r w:rsidR="00DD66C4" w:rsidRPr="00DD66C4">
        <w:rPr>
          <w:b/>
          <w:bCs/>
        </w:rPr>
        <w:t xml:space="preserve">energy integration and flexibility at </w:t>
      </w:r>
      <w:commentRangeStart w:id="0"/>
      <w:r w:rsidR="00DD66C4" w:rsidRPr="00DD66C4">
        <w:rPr>
          <w:b/>
          <w:bCs/>
        </w:rPr>
        <w:t xml:space="preserve">local </w:t>
      </w:r>
      <w:commentRangeEnd w:id="0"/>
      <w:r w:rsidR="00890455">
        <w:rPr>
          <w:rStyle w:val="Kommentarzeichen"/>
        </w:rPr>
        <w:commentReference w:id="0"/>
      </w:r>
      <w:r w:rsidR="00DD66C4" w:rsidRPr="00DD66C4">
        <w:rPr>
          <w:b/>
          <w:bCs/>
        </w:rPr>
        <w:t>scale</w:t>
      </w:r>
      <w:r w:rsidR="00DD66C4">
        <w:rPr>
          <w:b/>
          <w:bCs/>
        </w:rPr>
        <w:t>.</w:t>
      </w:r>
    </w:p>
    <w:p w14:paraId="10BD71A9" w14:textId="0BA8F896" w:rsidR="005D4599" w:rsidRPr="00BD33A2" w:rsidRDefault="009F7FD9">
      <w:r w:rsidRPr="00BD33A2">
        <w:rPr>
          <w:sz w:val="22"/>
          <w:szCs w:val="22"/>
        </w:rPr>
        <w:t>Authors: Ueli, Pascal, Somesh, Philipp</w:t>
      </w:r>
    </w:p>
    <w:p w14:paraId="0599B9E6" w14:textId="4C955C23" w:rsidR="005D4599" w:rsidRPr="00BD33A2" w:rsidRDefault="00BE0F54" w:rsidP="00552D64">
      <w:pPr>
        <w:spacing w:after="0" w:line="240" w:lineRule="auto"/>
        <w:contextualSpacing/>
        <w:rPr>
          <w:b/>
          <w:sz w:val="22"/>
          <w:szCs w:val="22"/>
        </w:rPr>
      </w:pPr>
      <w:r w:rsidRPr="00BD33A2">
        <w:rPr>
          <w:b/>
          <w:sz w:val="22"/>
          <w:szCs w:val="22"/>
        </w:rPr>
        <w:t xml:space="preserve"># </w:t>
      </w:r>
      <w:r w:rsidR="005D4599" w:rsidRPr="00BD33A2">
        <w:rPr>
          <w:b/>
          <w:sz w:val="22"/>
          <w:szCs w:val="22"/>
        </w:rPr>
        <w:t>Summary</w:t>
      </w:r>
    </w:p>
    <w:p w14:paraId="49899722" w14:textId="77777777" w:rsidR="00034418" w:rsidRPr="00BD33A2" w:rsidRDefault="00034418" w:rsidP="00552D64">
      <w:pPr>
        <w:spacing w:after="0" w:line="240" w:lineRule="auto"/>
        <w:contextualSpacing/>
        <w:rPr>
          <w:b/>
          <w:sz w:val="22"/>
          <w:szCs w:val="22"/>
        </w:rPr>
      </w:pPr>
    </w:p>
    <w:p w14:paraId="0D62D79F" w14:textId="3DE5B102" w:rsidR="00446D46" w:rsidRPr="00BD33A2" w:rsidRDefault="00F33CD3" w:rsidP="001776B2">
      <w:pPr>
        <w:spacing w:after="0" w:line="240" w:lineRule="auto"/>
        <w:contextualSpacing/>
        <w:jc w:val="both"/>
        <w:rPr>
          <w:sz w:val="22"/>
          <w:szCs w:val="22"/>
        </w:rPr>
      </w:pPr>
      <w:r w:rsidRPr="00BD33A2">
        <w:rPr>
          <w:sz w:val="22"/>
          <w:szCs w:val="22"/>
        </w:rPr>
        <w:t>The transition to</w:t>
      </w:r>
      <w:r w:rsidR="00343667" w:rsidRPr="00BD33A2">
        <w:rPr>
          <w:sz w:val="22"/>
          <w:szCs w:val="22"/>
        </w:rPr>
        <w:t xml:space="preserve"> </w:t>
      </w:r>
      <w:proofErr w:type="spellStart"/>
      <w:proofErr w:type="gramStart"/>
      <w:r w:rsidR="00343667" w:rsidRPr="00BD33A2">
        <w:rPr>
          <w:sz w:val="22"/>
          <w:szCs w:val="22"/>
        </w:rPr>
        <w:t>local</w:t>
      </w:r>
      <w:ins w:id="1" w:author="Schütz Philipp HSLU T&amp;A" w:date="2025-12-06T08:58:00Z" w16du:dateUtc="2025-12-06T07:58:00Z">
        <w:r w:rsidR="00890455">
          <w:rPr>
            <w:sz w:val="22"/>
            <w:szCs w:val="22"/>
          </w:rPr>
          <w:t>?ly</w:t>
        </w:r>
        <w:proofErr w:type="spellEnd"/>
        <w:proofErr w:type="gramEnd"/>
        <w:r w:rsidR="00890455">
          <w:rPr>
            <w:sz w:val="22"/>
            <w:szCs w:val="22"/>
          </w:rPr>
          <w:t xml:space="preserve"> </w:t>
        </w:r>
        <w:proofErr w:type="gramStart"/>
        <w:r w:rsidR="00890455">
          <w:rPr>
            <w:sz w:val="22"/>
            <w:szCs w:val="22"/>
          </w:rPr>
          <w:t>generated?</w:t>
        </w:r>
      </w:ins>
      <w:r w:rsidR="002A13E1" w:rsidRPr="00BD33A2">
        <w:rPr>
          <w:sz w:val="22"/>
          <w:szCs w:val="22"/>
        </w:rPr>
        <w:t>,</w:t>
      </w:r>
      <w:proofErr w:type="gramEnd"/>
      <w:r w:rsidRPr="00BD33A2">
        <w:rPr>
          <w:sz w:val="22"/>
          <w:szCs w:val="22"/>
        </w:rPr>
        <w:t xml:space="preserve"> </w:t>
      </w:r>
      <w:r w:rsidR="00B00DAB" w:rsidRPr="00BD33A2">
        <w:rPr>
          <w:sz w:val="22"/>
          <w:szCs w:val="22"/>
        </w:rPr>
        <w:t>decentralised</w:t>
      </w:r>
      <w:r w:rsidR="008C1941" w:rsidRPr="00BD33A2">
        <w:rPr>
          <w:sz w:val="22"/>
          <w:szCs w:val="22"/>
        </w:rPr>
        <w:t>,</w:t>
      </w:r>
      <w:ins w:id="2" w:author="Vecsei Pascal Marc HSLU T&amp;A" w:date="2025-12-05T12:54:00Z" w16du:dateUtc="2025-12-05T11:54:00Z">
        <w:r w:rsidR="008077DF">
          <w:rPr>
            <w:sz w:val="22"/>
            <w:szCs w:val="22"/>
          </w:rPr>
          <w:t xml:space="preserve"> and</w:t>
        </w:r>
      </w:ins>
      <w:r w:rsidR="00B00DAB" w:rsidRPr="00BD33A2">
        <w:rPr>
          <w:sz w:val="22"/>
          <w:szCs w:val="22"/>
        </w:rPr>
        <w:t xml:space="preserve"> renewable energy </w:t>
      </w:r>
      <w:r w:rsidR="009D72DE" w:rsidRPr="00BD33A2">
        <w:rPr>
          <w:sz w:val="22"/>
          <w:szCs w:val="22"/>
        </w:rPr>
        <w:t xml:space="preserve">technologies </w:t>
      </w:r>
      <w:r w:rsidR="00D470D2" w:rsidRPr="00BD33A2">
        <w:rPr>
          <w:sz w:val="22"/>
          <w:szCs w:val="22"/>
        </w:rPr>
        <w:t>is a promising pathway toward net-zero emission</w:t>
      </w:r>
      <w:ins w:id="3" w:author="Vecsei Pascal Marc HSLU T&amp;A" w:date="2025-12-05T12:55:00Z" w16du:dateUtc="2025-12-05T11:55:00Z">
        <w:r w:rsidR="008077DF">
          <w:rPr>
            <w:sz w:val="22"/>
            <w:szCs w:val="22"/>
          </w:rPr>
          <w:t>s</w:t>
        </w:r>
      </w:ins>
      <w:r w:rsidR="00D470D2" w:rsidRPr="00BD33A2">
        <w:rPr>
          <w:sz w:val="22"/>
          <w:szCs w:val="22"/>
        </w:rPr>
        <w:t xml:space="preserve"> </w:t>
      </w:r>
      <w:del w:id="4" w:author="Vecsei Pascal Marc HSLU T&amp;A" w:date="2025-12-05T12:55:00Z" w16du:dateUtc="2025-12-05T11:55:00Z">
        <w:r w:rsidR="00D470D2" w:rsidRPr="00BD33A2" w:rsidDel="008077DF">
          <w:rPr>
            <w:sz w:val="22"/>
            <w:szCs w:val="22"/>
          </w:rPr>
          <w:delText xml:space="preserve">targets in </w:delText>
        </w:r>
      </w:del>
      <w:ins w:id="5" w:author="Vecsei Pascal Marc HSLU T&amp;A" w:date="2025-12-05T12:55:00Z" w16du:dateUtc="2025-12-05T11:55:00Z">
        <w:r w:rsidR="008077DF">
          <w:rPr>
            <w:sz w:val="22"/>
            <w:szCs w:val="22"/>
          </w:rPr>
          <w:t>and</w:t>
        </w:r>
        <w:r w:rsidR="008077DF" w:rsidRPr="00BD33A2">
          <w:rPr>
            <w:sz w:val="22"/>
            <w:szCs w:val="22"/>
          </w:rPr>
          <w:t xml:space="preserve"> </w:t>
        </w:r>
      </w:ins>
      <w:r w:rsidR="00D470D2" w:rsidRPr="00BD33A2">
        <w:rPr>
          <w:sz w:val="22"/>
          <w:szCs w:val="22"/>
        </w:rPr>
        <w:t>a decarbonised energy system.</w:t>
      </w:r>
      <w:r w:rsidR="00343667" w:rsidRPr="00BD33A2">
        <w:rPr>
          <w:sz w:val="22"/>
          <w:szCs w:val="22"/>
        </w:rPr>
        <w:t xml:space="preserve"> </w:t>
      </w:r>
      <w:r w:rsidR="008C1941" w:rsidRPr="00BD33A2">
        <w:rPr>
          <w:sz w:val="22"/>
          <w:szCs w:val="22"/>
        </w:rPr>
        <w:t xml:space="preserve">This transition requires systematic evaluation of potential future </w:t>
      </w:r>
      <w:proofErr w:type="gramStart"/>
      <w:r w:rsidR="008C1941" w:rsidRPr="00BD33A2">
        <w:rPr>
          <w:sz w:val="22"/>
          <w:szCs w:val="22"/>
        </w:rPr>
        <w:t xml:space="preserve">scenarios </w:t>
      </w:r>
      <w:ins w:id="6" w:author="Schütz Philipp HSLU T&amp;A" w:date="2025-12-06T09:17:00Z" w16du:dateUtc="2025-12-06T08:17:00Z">
        <w:r w:rsidR="00753152">
          <w:rPr>
            <w:sz w:val="22"/>
            <w:szCs w:val="22"/>
          </w:rPr>
          <w:t>?for</w:t>
        </w:r>
        <w:proofErr w:type="gramEnd"/>
        <w:r w:rsidR="00753152">
          <w:rPr>
            <w:sz w:val="22"/>
            <w:szCs w:val="22"/>
          </w:rPr>
          <w:t xml:space="preserve"> technology adoption? </w:t>
        </w:r>
      </w:ins>
      <w:r w:rsidR="008C1941" w:rsidRPr="00BD33A2">
        <w:rPr>
          <w:sz w:val="22"/>
          <w:szCs w:val="22"/>
        </w:rPr>
        <w:t>across multiple spatial scales</w:t>
      </w:r>
      <w:r w:rsidR="000247B0" w:rsidRPr="00BD33A2">
        <w:rPr>
          <w:sz w:val="22"/>
          <w:szCs w:val="22"/>
        </w:rPr>
        <w:t>.</w:t>
      </w:r>
      <w:r w:rsidR="005A3D10" w:rsidRPr="00BD33A2">
        <w:rPr>
          <w:sz w:val="22"/>
          <w:szCs w:val="22"/>
        </w:rPr>
        <w:t xml:space="preserve"> </w:t>
      </w:r>
      <w:r w:rsidR="00384240" w:rsidRPr="00BD33A2">
        <w:rPr>
          <w:sz w:val="22"/>
          <w:szCs w:val="22"/>
        </w:rPr>
        <w:t>Computational energy</w:t>
      </w:r>
      <w:r w:rsidR="00945463">
        <w:rPr>
          <w:sz w:val="22"/>
          <w:szCs w:val="22"/>
        </w:rPr>
        <w:t xml:space="preserve"> </w:t>
      </w:r>
      <w:r w:rsidR="00384240" w:rsidRPr="00BD33A2">
        <w:rPr>
          <w:sz w:val="22"/>
          <w:szCs w:val="22"/>
        </w:rPr>
        <w:t>system models are used for this purpose</w:t>
      </w:r>
      <w:r w:rsidR="004068A8" w:rsidRPr="00BD33A2">
        <w:rPr>
          <w:sz w:val="22"/>
          <w:szCs w:val="22"/>
        </w:rPr>
        <w:t>.</w:t>
      </w:r>
      <w:r w:rsidR="000247B0" w:rsidRPr="00BD33A2">
        <w:rPr>
          <w:sz w:val="22"/>
          <w:szCs w:val="22"/>
        </w:rPr>
        <w:t xml:space="preserve"> The </w:t>
      </w:r>
      <w:r w:rsidR="009D7DE8" w:rsidRPr="00BD33A2">
        <w:rPr>
          <w:sz w:val="22"/>
          <w:szCs w:val="22"/>
        </w:rPr>
        <w:t>*</w:t>
      </w:r>
      <w:r w:rsidR="000247B0" w:rsidRPr="00BD33A2">
        <w:rPr>
          <w:i/>
          <w:iCs/>
          <w:sz w:val="22"/>
          <w:szCs w:val="22"/>
        </w:rPr>
        <w:t>District Energy Model (DEM)</w:t>
      </w:r>
      <w:r w:rsidR="009D7DE8" w:rsidRPr="00BD33A2">
        <w:rPr>
          <w:i/>
          <w:iCs/>
          <w:sz w:val="22"/>
          <w:szCs w:val="22"/>
        </w:rPr>
        <w:t>*</w:t>
      </w:r>
      <w:r w:rsidR="00F25625" w:rsidRPr="00BD33A2">
        <w:rPr>
          <w:sz w:val="22"/>
          <w:szCs w:val="22"/>
        </w:rPr>
        <w:t xml:space="preserve"> is a Python-based multi-energy system model designed to simulate </w:t>
      </w:r>
      <w:r w:rsidR="003314CA" w:rsidRPr="00BD33A2">
        <w:rPr>
          <w:sz w:val="22"/>
          <w:szCs w:val="22"/>
        </w:rPr>
        <w:t>scenarios</w:t>
      </w:r>
      <w:r w:rsidR="00F25625" w:rsidRPr="00BD33A2">
        <w:rPr>
          <w:sz w:val="22"/>
          <w:szCs w:val="22"/>
        </w:rPr>
        <w:t xml:space="preserve"> </w:t>
      </w:r>
      <w:r w:rsidR="001776B2" w:rsidRPr="00BD33A2">
        <w:rPr>
          <w:sz w:val="22"/>
          <w:szCs w:val="22"/>
        </w:rPr>
        <w:t xml:space="preserve">from </w:t>
      </w:r>
      <w:ins w:id="7" w:author="Vecsei Pascal Marc HSLU T&amp;A" w:date="2025-12-05T12:56:00Z" w16du:dateUtc="2025-12-05T11:56:00Z">
        <w:r w:rsidR="008077DF">
          <w:rPr>
            <w:sz w:val="22"/>
            <w:szCs w:val="22"/>
          </w:rPr>
          <w:t xml:space="preserve">the </w:t>
        </w:r>
      </w:ins>
      <w:r w:rsidR="001776B2" w:rsidRPr="00BD33A2">
        <w:rPr>
          <w:sz w:val="22"/>
          <w:szCs w:val="22"/>
        </w:rPr>
        <w:t xml:space="preserve">neighbourhood to </w:t>
      </w:r>
      <w:ins w:id="8" w:author="Vecsei Pascal Marc HSLU T&amp;A" w:date="2025-12-05T12:56:00Z" w16du:dateUtc="2025-12-05T11:56:00Z">
        <w:r w:rsidR="008077DF">
          <w:rPr>
            <w:sz w:val="22"/>
            <w:szCs w:val="22"/>
          </w:rPr>
          <w:t xml:space="preserve">the </w:t>
        </w:r>
      </w:ins>
      <w:r w:rsidR="001776B2" w:rsidRPr="00BD33A2">
        <w:rPr>
          <w:sz w:val="22"/>
          <w:szCs w:val="22"/>
        </w:rPr>
        <w:t>regional scale</w:t>
      </w:r>
      <w:r w:rsidR="00384240" w:rsidRPr="00BD33A2">
        <w:rPr>
          <w:sz w:val="22"/>
          <w:szCs w:val="22"/>
        </w:rPr>
        <w:t>,</w:t>
      </w:r>
      <w:r w:rsidR="000247B0" w:rsidRPr="00BD33A2">
        <w:rPr>
          <w:sz w:val="22"/>
          <w:szCs w:val="22"/>
        </w:rPr>
        <w:t xml:space="preserve"> </w:t>
      </w:r>
      <w:r w:rsidR="001776B2" w:rsidRPr="00BD33A2">
        <w:rPr>
          <w:sz w:val="22"/>
          <w:szCs w:val="22"/>
        </w:rPr>
        <w:t>with a focus on</w:t>
      </w:r>
      <w:r w:rsidR="006712CF" w:rsidRPr="00BD33A2">
        <w:rPr>
          <w:sz w:val="22"/>
          <w:szCs w:val="22"/>
        </w:rPr>
        <w:t xml:space="preserve"> the integration of</w:t>
      </w:r>
      <w:r w:rsidR="001776B2" w:rsidRPr="00BD33A2">
        <w:rPr>
          <w:sz w:val="22"/>
          <w:szCs w:val="22"/>
        </w:rPr>
        <w:t xml:space="preserve"> decentrali</w:t>
      </w:r>
      <w:r w:rsidR="00384240" w:rsidRPr="00BD33A2">
        <w:rPr>
          <w:sz w:val="22"/>
          <w:szCs w:val="22"/>
        </w:rPr>
        <w:t>s</w:t>
      </w:r>
      <w:r w:rsidR="001776B2" w:rsidRPr="00BD33A2">
        <w:rPr>
          <w:sz w:val="22"/>
          <w:szCs w:val="22"/>
        </w:rPr>
        <w:t>ed renewable energy technologies</w:t>
      </w:r>
      <w:r w:rsidR="006712CF" w:rsidRPr="00BD33A2">
        <w:rPr>
          <w:sz w:val="22"/>
          <w:szCs w:val="22"/>
        </w:rPr>
        <w:t xml:space="preserve"> </w:t>
      </w:r>
      <w:r w:rsidR="00384240" w:rsidRPr="00BD33A2">
        <w:rPr>
          <w:sz w:val="22"/>
          <w:szCs w:val="22"/>
        </w:rPr>
        <w:t>such as solar, wind, and biomass</w:t>
      </w:r>
      <w:r w:rsidR="001776B2" w:rsidRPr="00BD33A2">
        <w:rPr>
          <w:sz w:val="22"/>
          <w:szCs w:val="22"/>
        </w:rPr>
        <w:t>.</w:t>
      </w:r>
      <w:r w:rsidR="00877159" w:rsidRPr="00BD33A2">
        <w:rPr>
          <w:sz w:val="22"/>
          <w:szCs w:val="22"/>
        </w:rPr>
        <w:t xml:space="preserve"> DEM </w:t>
      </w:r>
      <w:ins w:id="9" w:author="Vecsei Pascal Marc HSLU T&amp;A" w:date="2025-12-05T12:57:00Z" w16du:dateUtc="2025-12-05T11:57:00Z">
        <w:r w:rsidR="008077DF">
          <w:rPr>
            <w:sz w:val="22"/>
            <w:szCs w:val="22"/>
          </w:rPr>
          <w:t xml:space="preserve">can be used to </w:t>
        </w:r>
      </w:ins>
      <w:r w:rsidR="0080570C" w:rsidRPr="00BD33A2">
        <w:rPr>
          <w:sz w:val="22"/>
          <w:szCs w:val="22"/>
        </w:rPr>
        <w:t>execute</w:t>
      </w:r>
      <w:del w:id="10" w:author="Vecsei Pascal Marc HSLU T&amp;A" w:date="2025-12-05T12:57:00Z" w16du:dateUtc="2025-12-05T11:57:00Z">
        <w:r w:rsidR="0080570C" w:rsidRPr="00BD33A2" w:rsidDel="008077DF">
          <w:rPr>
            <w:sz w:val="22"/>
            <w:szCs w:val="22"/>
          </w:rPr>
          <w:delText>s</w:delText>
        </w:r>
      </w:del>
      <w:r w:rsidR="005A57A9" w:rsidRPr="00BD33A2">
        <w:rPr>
          <w:sz w:val="22"/>
          <w:szCs w:val="22"/>
        </w:rPr>
        <w:t xml:space="preserve"> simulation </w:t>
      </w:r>
      <w:r w:rsidR="00C64C84" w:rsidRPr="00BD33A2">
        <w:rPr>
          <w:sz w:val="22"/>
          <w:szCs w:val="22"/>
        </w:rPr>
        <w:t xml:space="preserve">and optimisation </w:t>
      </w:r>
      <w:r w:rsidR="005A57A9" w:rsidRPr="00BD33A2">
        <w:rPr>
          <w:sz w:val="22"/>
          <w:szCs w:val="22"/>
        </w:rPr>
        <w:t xml:space="preserve">studies </w:t>
      </w:r>
      <w:r w:rsidR="0080570C" w:rsidRPr="00BD33A2">
        <w:rPr>
          <w:sz w:val="22"/>
          <w:szCs w:val="22"/>
        </w:rPr>
        <w:t>at</w:t>
      </w:r>
      <w:r w:rsidR="005A57A9" w:rsidRPr="00BD33A2">
        <w:rPr>
          <w:sz w:val="22"/>
          <w:szCs w:val="22"/>
        </w:rPr>
        <w:t xml:space="preserve"> hourly resolution using a snapshot-year </w:t>
      </w:r>
      <w:r w:rsidR="0080570C" w:rsidRPr="00BD33A2">
        <w:rPr>
          <w:sz w:val="22"/>
          <w:szCs w:val="22"/>
        </w:rPr>
        <w:t>methodology</w:t>
      </w:r>
      <w:r w:rsidR="005A57A9" w:rsidRPr="00BD33A2">
        <w:rPr>
          <w:sz w:val="22"/>
          <w:szCs w:val="22"/>
        </w:rPr>
        <w:t>.</w:t>
      </w:r>
      <w:r w:rsidR="00795F6C" w:rsidRPr="00BD33A2">
        <w:rPr>
          <w:sz w:val="22"/>
          <w:szCs w:val="22"/>
        </w:rPr>
        <w:t xml:space="preserve"> </w:t>
      </w:r>
      <w:r w:rsidR="00446D46" w:rsidRPr="00BD33A2">
        <w:rPr>
          <w:sz w:val="22"/>
          <w:szCs w:val="22"/>
        </w:rPr>
        <w:t>It</w:t>
      </w:r>
      <w:r w:rsidR="008C609C" w:rsidRPr="00BD33A2">
        <w:rPr>
          <w:sz w:val="22"/>
          <w:szCs w:val="22"/>
        </w:rPr>
        <w:t xml:space="preserve"> </w:t>
      </w:r>
      <w:r w:rsidR="009C33A8" w:rsidRPr="00BD33A2">
        <w:rPr>
          <w:sz w:val="22"/>
          <w:szCs w:val="22"/>
        </w:rPr>
        <w:t xml:space="preserve">is </w:t>
      </w:r>
      <w:r w:rsidR="00446D46" w:rsidRPr="00BD33A2">
        <w:rPr>
          <w:sz w:val="22"/>
          <w:szCs w:val="22"/>
        </w:rPr>
        <w:t>released</w:t>
      </w:r>
      <w:r w:rsidR="009C33A8" w:rsidRPr="00BD33A2">
        <w:rPr>
          <w:sz w:val="22"/>
          <w:szCs w:val="22"/>
        </w:rPr>
        <w:t xml:space="preserve"> as an open-source </w:t>
      </w:r>
      <w:r w:rsidR="00862DBE" w:rsidRPr="00BD33A2">
        <w:rPr>
          <w:sz w:val="22"/>
          <w:szCs w:val="22"/>
        </w:rPr>
        <w:t>Python library</w:t>
      </w:r>
      <w:r w:rsidR="00446D46" w:rsidRPr="00BD33A2">
        <w:rPr>
          <w:sz w:val="22"/>
          <w:szCs w:val="22"/>
        </w:rPr>
        <w:t xml:space="preserve"> on</w:t>
      </w:r>
      <w:r w:rsidR="00862DBE" w:rsidRPr="00BD33A2">
        <w:rPr>
          <w:sz w:val="22"/>
          <w:szCs w:val="22"/>
        </w:rPr>
        <w:t xml:space="preserve"> </w:t>
      </w:r>
      <w:r w:rsidR="00AA5290">
        <w:rPr>
          <w:sz w:val="22"/>
          <w:szCs w:val="22"/>
        </w:rPr>
        <w:t>[</w:t>
      </w:r>
      <w:proofErr w:type="spellStart"/>
      <w:r w:rsidR="00862DBE" w:rsidRPr="00BD33A2">
        <w:rPr>
          <w:sz w:val="22"/>
          <w:szCs w:val="22"/>
        </w:rPr>
        <w:t>PyPi</w:t>
      </w:r>
      <w:proofErr w:type="spellEnd"/>
      <w:r w:rsidR="00AA5290">
        <w:rPr>
          <w:sz w:val="22"/>
          <w:szCs w:val="22"/>
        </w:rPr>
        <w:t>]</w:t>
      </w:r>
      <w:r w:rsidR="00AA0F9A">
        <w:rPr>
          <w:sz w:val="22"/>
          <w:szCs w:val="22"/>
        </w:rPr>
        <w:t>(</w:t>
      </w:r>
      <w:r w:rsidR="00AA0F9A" w:rsidRPr="00AA0F9A">
        <w:rPr>
          <w:sz w:val="22"/>
          <w:szCs w:val="22"/>
        </w:rPr>
        <w:t>https://pypi.org/project/district-energy-model/</w:t>
      </w:r>
      <w:r w:rsidR="00AA0F9A">
        <w:rPr>
          <w:sz w:val="22"/>
          <w:szCs w:val="22"/>
        </w:rPr>
        <w:t>)</w:t>
      </w:r>
      <w:r w:rsidR="00862DBE" w:rsidRPr="00BD33A2">
        <w:rPr>
          <w:sz w:val="22"/>
          <w:szCs w:val="22"/>
        </w:rPr>
        <w:t xml:space="preserve">. </w:t>
      </w:r>
      <w:r w:rsidR="009B291C" w:rsidRPr="00BD33A2">
        <w:rPr>
          <w:sz w:val="22"/>
          <w:szCs w:val="22"/>
        </w:rPr>
        <w:t>The model</w:t>
      </w:r>
      <w:r w:rsidR="00862DBE" w:rsidRPr="00BD33A2">
        <w:rPr>
          <w:sz w:val="22"/>
          <w:szCs w:val="22"/>
        </w:rPr>
        <w:t xml:space="preserve"> </w:t>
      </w:r>
      <w:r w:rsidR="008C609C" w:rsidRPr="00BD33A2">
        <w:rPr>
          <w:sz w:val="22"/>
          <w:szCs w:val="22"/>
        </w:rPr>
        <w:t xml:space="preserve">can </w:t>
      </w:r>
      <w:r w:rsidR="00566922" w:rsidRPr="00BD33A2">
        <w:rPr>
          <w:sz w:val="22"/>
          <w:szCs w:val="22"/>
        </w:rPr>
        <w:t>be</w:t>
      </w:r>
      <w:r w:rsidR="008E3824" w:rsidRPr="00BD33A2">
        <w:rPr>
          <w:sz w:val="22"/>
          <w:szCs w:val="22"/>
        </w:rPr>
        <w:t xml:space="preserve"> launched</w:t>
      </w:r>
      <w:r w:rsidR="00566922" w:rsidRPr="00BD33A2">
        <w:rPr>
          <w:sz w:val="22"/>
          <w:szCs w:val="22"/>
        </w:rPr>
        <w:t xml:space="preserve"> </w:t>
      </w:r>
      <w:r w:rsidR="009B291C" w:rsidRPr="00BD33A2">
        <w:rPr>
          <w:sz w:val="22"/>
          <w:szCs w:val="22"/>
        </w:rPr>
        <w:t>via</w:t>
      </w:r>
      <w:r w:rsidR="009C2295" w:rsidRPr="00BD33A2">
        <w:rPr>
          <w:sz w:val="22"/>
          <w:szCs w:val="22"/>
        </w:rPr>
        <w:t xml:space="preserve"> a</w:t>
      </w:r>
      <w:r w:rsidR="00566922" w:rsidRPr="00BD33A2">
        <w:rPr>
          <w:sz w:val="22"/>
          <w:szCs w:val="22"/>
        </w:rPr>
        <w:t xml:space="preserve"> command-line </w:t>
      </w:r>
      <w:r w:rsidR="00491238" w:rsidRPr="00BD33A2">
        <w:rPr>
          <w:sz w:val="22"/>
          <w:szCs w:val="22"/>
        </w:rPr>
        <w:t>interface</w:t>
      </w:r>
      <w:r w:rsidR="00F97563" w:rsidRPr="00BD33A2">
        <w:rPr>
          <w:sz w:val="22"/>
          <w:szCs w:val="22"/>
        </w:rPr>
        <w:t>,</w:t>
      </w:r>
      <w:r w:rsidR="00821795" w:rsidRPr="00BD33A2">
        <w:rPr>
          <w:sz w:val="22"/>
          <w:szCs w:val="22"/>
        </w:rPr>
        <w:t xml:space="preserve"> not requiring any Python programming knowledge. </w:t>
      </w:r>
      <w:r w:rsidR="00BE638C" w:rsidRPr="00BD33A2">
        <w:rPr>
          <w:sz w:val="22"/>
          <w:szCs w:val="22"/>
        </w:rPr>
        <w:t>Alternatively</w:t>
      </w:r>
      <w:r w:rsidR="00821795" w:rsidRPr="00BD33A2">
        <w:rPr>
          <w:sz w:val="22"/>
          <w:szCs w:val="22"/>
        </w:rPr>
        <w:t>,</w:t>
      </w:r>
      <w:r w:rsidR="00657E65" w:rsidRPr="00BD33A2">
        <w:rPr>
          <w:sz w:val="22"/>
          <w:szCs w:val="22"/>
        </w:rPr>
        <w:t xml:space="preserve"> it can be</w:t>
      </w:r>
      <w:r w:rsidR="00821795" w:rsidRPr="00BD33A2">
        <w:rPr>
          <w:sz w:val="22"/>
          <w:szCs w:val="22"/>
        </w:rPr>
        <w:t xml:space="preserve"> </w:t>
      </w:r>
      <w:r w:rsidR="00657E65" w:rsidRPr="00BD33A2">
        <w:rPr>
          <w:sz w:val="22"/>
          <w:szCs w:val="22"/>
        </w:rPr>
        <w:t xml:space="preserve">accessed programmatically through </w:t>
      </w:r>
      <w:del w:id="11" w:author="Vecsei Pascal Marc HSLU T&amp;A" w:date="2025-12-05T12:57:00Z" w16du:dateUtc="2025-12-05T11:57:00Z">
        <w:r w:rsidR="00657E65" w:rsidRPr="00BD33A2" w:rsidDel="008077DF">
          <w:rPr>
            <w:sz w:val="22"/>
            <w:szCs w:val="22"/>
          </w:rPr>
          <w:delText xml:space="preserve">a </w:delText>
        </w:r>
      </w:del>
      <w:r w:rsidR="00657E65" w:rsidRPr="00BD33A2">
        <w:rPr>
          <w:sz w:val="22"/>
          <w:szCs w:val="22"/>
        </w:rPr>
        <w:t>Python</w:t>
      </w:r>
      <w:del w:id="12" w:author="Vecsei Pascal Marc HSLU T&amp;A" w:date="2025-12-05T12:57:00Z" w16du:dateUtc="2025-12-05T11:57:00Z">
        <w:r w:rsidR="00657E65" w:rsidRPr="00BD33A2" w:rsidDel="008077DF">
          <w:rPr>
            <w:sz w:val="22"/>
            <w:szCs w:val="22"/>
          </w:rPr>
          <w:delText xml:space="preserve"> API</w:delText>
        </w:r>
      </w:del>
      <w:r w:rsidR="00566922" w:rsidRPr="00BD33A2">
        <w:rPr>
          <w:sz w:val="22"/>
          <w:szCs w:val="22"/>
        </w:rPr>
        <w:t>.</w:t>
      </w:r>
    </w:p>
    <w:p w14:paraId="0A8BB2D2" w14:textId="4F5E1420" w:rsidR="009526F5" w:rsidRPr="00BD33A2" w:rsidRDefault="00C950BC" w:rsidP="001776B2">
      <w:pPr>
        <w:spacing w:after="0" w:line="240" w:lineRule="auto"/>
        <w:contextualSpacing/>
        <w:jc w:val="both"/>
        <w:rPr>
          <w:sz w:val="22"/>
          <w:szCs w:val="22"/>
        </w:rPr>
      </w:pPr>
      <w:r w:rsidRPr="00BD33A2">
        <w:rPr>
          <w:sz w:val="22"/>
          <w:szCs w:val="22"/>
        </w:rPr>
        <w:t xml:space="preserve">DEM requires two </w:t>
      </w:r>
      <w:del w:id="13" w:author="Vecsei Pascal Marc HSLU T&amp;A" w:date="2025-12-05T12:57:00Z" w16du:dateUtc="2025-12-05T11:57:00Z">
        <w:r w:rsidRPr="00BD33A2" w:rsidDel="008077DF">
          <w:rPr>
            <w:sz w:val="22"/>
            <w:szCs w:val="22"/>
          </w:rPr>
          <w:delText xml:space="preserve">classes </w:delText>
        </w:r>
      </w:del>
      <w:ins w:id="14" w:author="Vecsei Pascal Marc HSLU T&amp;A" w:date="2025-12-05T12:57:00Z" w16du:dateUtc="2025-12-05T11:57:00Z">
        <w:r w:rsidR="008077DF">
          <w:rPr>
            <w:sz w:val="22"/>
            <w:szCs w:val="22"/>
          </w:rPr>
          <w:t>types</w:t>
        </w:r>
        <w:r w:rsidR="008077DF" w:rsidRPr="00BD33A2">
          <w:rPr>
            <w:sz w:val="22"/>
            <w:szCs w:val="22"/>
          </w:rPr>
          <w:t xml:space="preserve"> </w:t>
        </w:r>
      </w:ins>
      <w:r w:rsidRPr="00BD33A2">
        <w:rPr>
          <w:sz w:val="22"/>
          <w:szCs w:val="22"/>
        </w:rPr>
        <w:t>of input</w:t>
      </w:r>
      <w:r w:rsidR="009A36C9" w:rsidRPr="00BD33A2">
        <w:rPr>
          <w:sz w:val="22"/>
          <w:szCs w:val="22"/>
        </w:rPr>
        <w:t xml:space="preserve">: </w:t>
      </w:r>
      <w:r w:rsidR="00DE274B" w:rsidRPr="00BD33A2">
        <w:rPr>
          <w:i/>
          <w:sz w:val="22"/>
          <w:szCs w:val="22"/>
        </w:rPr>
        <w:t>*</w:t>
      </w:r>
      <w:r w:rsidR="009A36C9" w:rsidRPr="00BD33A2">
        <w:rPr>
          <w:i/>
          <w:sz w:val="22"/>
          <w:szCs w:val="22"/>
        </w:rPr>
        <w:t>configuration files</w:t>
      </w:r>
      <w:r w:rsidR="00DE274B" w:rsidRPr="00BD33A2">
        <w:rPr>
          <w:i/>
          <w:sz w:val="22"/>
          <w:szCs w:val="22"/>
        </w:rPr>
        <w:t>*</w:t>
      </w:r>
      <w:r w:rsidR="009A36C9" w:rsidRPr="00BD33A2">
        <w:rPr>
          <w:sz w:val="22"/>
          <w:szCs w:val="22"/>
        </w:rPr>
        <w:t xml:space="preserve"> and </w:t>
      </w:r>
      <w:r w:rsidR="00DE274B" w:rsidRPr="00BD33A2">
        <w:rPr>
          <w:i/>
          <w:sz w:val="22"/>
          <w:szCs w:val="22"/>
        </w:rPr>
        <w:t>*</w:t>
      </w:r>
      <w:r w:rsidR="009A36C9" w:rsidRPr="00BD33A2">
        <w:rPr>
          <w:i/>
          <w:sz w:val="22"/>
          <w:szCs w:val="22"/>
        </w:rPr>
        <w:t>data files</w:t>
      </w:r>
      <w:r w:rsidR="00DE274B" w:rsidRPr="00BD33A2">
        <w:rPr>
          <w:i/>
          <w:sz w:val="22"/>
          <w:szCs w:val="22"/>
        </w:rPr>
        <w:t>*</w:t>
      </w:r>
      <w:r w:rsidR="009A36C9" w:rsidRPr="00BD33A2">
        <w:rPr>
          <w:sz w:val="22"/>
          <w:szCs w:val="22"/>
        </w:rPr>
        <w:t>.</w:t>
      </w:r>
      <w:r w:rsidR="0080665D" w:rsidRPr="00BD33A2">
        <w:rPr>
          <w:sz w:val="22"/>
          <w:szCs w:val="22"/>
        </w:rPr>
        <w:t xml:space="preserve"> </w:t>
      </w:r>
      <w:r w:rsidR="00DE274B" w:rsidRPr="00BD33A2">
        <w:rPr>
          <w:i/>
          <w:sz w:val="22"/>
          <w:szCs w:val="22"/>
        </w:rPr>
        <w:t>*</w:t>
      </w:r>
      <w:r w:rsidR="009A36C9" w:rsidRPr="00BD33A2">
        <w:rPr>
          <w:i/>
          <w:sz w:val="22"/>
          <w:szCs w:val="22"/>
        </w:rPr>
        <w:t>Configuration files</w:t>
      </w:r>
      <w:r w:rsidR="00DE274B" w:rsidRPr="00BD33A2">
        <w:rPr>
          <w:i/>
          <w:sz w:val="22"/>
          <w:szCs w:val="22"/>
        </w:rPr>
        <w:t>*</w:t>
      </w:r>
      <w:r w:rsidR="009A36C9" w:rsidRPr="00BD33A2">
        <w:rPr>
          <w:sz w:val="22"/>
          <w:szCs w:val="22"/>
        </w:rPr>
        <w:t xml:space="preserve"> </w:t>
      </w:r>
      <w:r w:rsidR="003F32DF" w:rsidRPr="00BD33A2">
        <w:rPr>
          <w:sz w:val="22"/>
          <w:szCs w:val="22"/>
        </w:rPr>
        <w:t>specify the simulation</w:t>
      </w:r>
      <w:r w:rsidR="00461A18" w:rsidRPr="00BD33A2">
        <w:rPr>
          <w:sz w:val="22"/>
          <w:szCs w:val="22"/>
        </w:rPr>
        <w:t xml:space="preserve"> </w:t>
      </w:r>
      <w:r w:rsidRPr="00BD33A2">
        <w:rPr>
          <w:sz w:val="22"/>
          <w:szCs w:val="22"/>
        </w:rPr>
        <w:t>settings</w:t>
      </w:r>
      <w:r w:rsidR="003F32DF" w:rsidRPr="00BD33A2">
        <w:rPr>
          <w:sz w:val="22"/>
          <w:szCs w:val="22"/>
        </w:rPr>
        <w:t xml:space="preserve"> (e.g., </w:t>
      </w:r>
      <w:r w:rsidRPr="00BD33A2">
        <w:rPr>
          <w:sz w:val="22"/>
          <w:szCs w:val="22"/>
        </w:rPr>
        <w:t>included buildings</w:t>
      </w:r>
      <w:r w:rsidR="003F32DF" w:rsidRPr="00BD33A2">
        <w:rPr>
          <w:sz w:val="22"/>
          <w:szCs w:val="22"/>
        </w:rPr>
        <w:t xml:space="preserve">, </w:t>
      </w:r>
      <w:r w:rsidR="003478EA" w:rsidRPr="00BD33A2">
        <w:rPr>
          <w:sz w:val="22"/>
          <w:szCs w:val="22"/>
        </w:rPr>
        <w:t>temporal scope</w:t>
      </w:r>
      <w:r w:rsidR="006159A8" w:rsidRPr="00BD33A2">
        <w:rPr>
          <w:sz w:val="22"/>
          <w:szCs w:val="22"/>
        </w:rPr>
        <w:t xml:space="preserve">, </w:t>
      </w:r>
      <w:r w:rsidR="003478EA" w:rsidRPr="00BD33A2">
        <w:rPr>
          <w:sz w:val="22"/>
          <w:szCs w:val="22"/>
        </w:rPr>
        <w:t>output variables</w:t>
      </w:r>
      <w:r w:rsidR="00384F02" w:rsidRPr="00BD33A2">
        <w:rPr>
          <w:sz w:val="22"/>
          <w:szCs w:val="22"/>
        </w:rPr>
        <w:t>) and define the energy system configuration (</w:t>
      </w:r>
      <w:r w:rsidR="0052427A" w:rsidRPr="00BD33A2">
        <w:rPr>
          <w:sz w:val="22"/>
          <w:szCs w:val="22"/>
        </w:rPr>
        <w:t xml:space="preserve">e.g., </w:t>
      </w:r>
      <w:r w:rsidR="00384F02" w:rsidRPr="00BD33A2">
        <w:rPr>
          <w:sz w:val="22"/>
          <w:szCs w:val="22"/>
        </w:rPr>
        <w:t>scenarios, technologies,</w:t>
      </w:r>
      <w:r w:rsidR="00F75C45" w:rsidRPr="00BD33A2">
        <w:rPr>
          <w:sz w:val="22"/>
          <w:szCs w:val="22"/>
        </w:rPr>
        <w:t xml:space="preserve"> selected year</w:t>
      </w:r>
      <w:r w:rsidR="00384F02" w:rsidRPr="00BD33A2">
        <w:rPr>
          <w:sz w:val="22"/>
          <w:szCs w:val="22"/>
        </w:rPr>
        <w:t>).</w:t>
      </w:r>
      <w:r w:rsidR="00F75C45" w:rsidRPr="00BD33A2">
        <w:rPr>
          <w:sz w:val="22"/>
          <w:szCs w:val="22"/>
        </w:rPr>
        <w:t xml:space="preserve"> </w:t>
      </w:r>
      <w:r w:rsidR="003478EA" w:rsidRPr="00BD33A2">
        <w:rPr>
          <w:sz w:val="22"/>
          <w:szCs w:val="22"/>
        </w:rPr>
        <w:t>Th</w:t>
      </w:r>
      <w:ins w:id="15" w:author="Schütz Philipp HSLU T&amp;A" w:date="2025-12-06T09:18:00Z" w16du:dateUtc="2025-12-06T08:18:00Z">
        <w:r w:rsidR="00753152">
          <w:rPr>
            <w:sz w:val="22"/>
            <w:szCs w:val="22"/>
          </w:rPr>
          <w:t>ese configuration files</w:t>
        </w:r>
      </w:ins>
      <w:del w:id="16" w:author="Schütz Philipp HSLU T&amp;A" w:date="2025-12-06T09:18:00Z" w16du:dateUtc="2025-12-06T08:18:00Z">
        <w:r w:rsidR="003478EA" w:rsidRPr="00BD33A2" w:rsidDel="00753152">
          <w:rPr>
            <w:sz w:val="22"/>
            <w:szCs w:val="22"/>
          </w:rPr>
          <w:delText>ey</w:delText>
        </w:r>
      </w:del>
      <w:r w:rsidR="00F75C45" w:rsidRPr="00BD33A2">
        <w:rPr>
          <w:sz w:val="22"/>
          <w:szCs w:val="22"/>
        </w:rPr>
        <w:t xml:space="preserve"> are provided </w:t>
      </w:r>
      <w:r w:rsidR="000D7F05" w:rsidRPr="00BD33A2">
        <w:rPr>
          <w:sz w:val="22"/>
          <w:szCs w:val="22"/>
        </w:rPr>
        <w:t>in</w:t>
      </w:r>
      <w:r w:rsidR="00F75C45" w:rsidRPr="00BD33A2">
        <w:rPr>
          <w:sz w:val="22"/>
          <w:szCs w:val="22"/>
        </w:rPr>
        <w:t xml:space="preserve"> YAML f</w:t>
      </w:r>
      <w:r w:rsidR="000D7F05" w:rsidRPr="00BD33A2">
        <w:rPr>
          <w:sz w:val="22"/>
          <w:szCs w:val="22"/>
        </w:rPr>
        <w:t>ormat</w:t>
      </w:r>
      <w:r w:rsidR="00F75C45" w:rsidRPr="00BD33A2">
        <w:rPr>
          <w:sz w:val="22"/>
          <w:szCs w:val="22"/>
        </w:rPr>
        <w:t xml:space="preserve"> [</w:t>
      </w:r>
      <w:r w:rsidR="00D8436C" w:rsidRPr="00C7604E">
        <w:rPr>
          <w:sz w:val="22"/>
          <w:szCs w:val="22"/>
        </w:rPr>
        <w:t>@benkiki2009yaml</w:t>
      </w:r>
      <w:r w:rsidR="00F75C45" w:rsidRPr="00BD33A2">
        <w:rPr>
          <w:sz w:val="22"/>
          <w:szCs w:val="22"/>
        </w:rPr>
        <w:t>].</w:t>
      </w:r>
      <w:r w:rsidR="006339D6" w:rsidRPr="00BD33A2">
        <w:rPr>
          <w:sz w:val="22"/>
          <w:szCs w:val="22"/>
        </w:rPr>
        <w:t xml:space="preserve"> </w:t>
      </w:r>
      <w:r w:rsidR="00DC32C7" w:rsidRPr="00BD33A2">
        <w:rPr>
          <w:sz w:val="22"/>
          <w:szCs w:val="22"/>
        </w:rPr>
        <w:t xml:space="preserve">Configuration parameters may also be passed directly </w:t>
      </w:r>
      <w:del w:id="17" w:author="Vecsei Pascal Marc HSLU T&amp;A" w:date="2025-12-05T12:58:00Z" w16du:dateUtc="2025-12-05T11:58:00Z">
        <w:r w:rsidR="00DC32C7" w:rsidRPr="00BD33A2" w:rsidDel="008077DF">
          <w:rPr>
            <w:sz w:val="22"/>
            <w:szCs w:val="22"/>
          </w:rPr>
          <w:delText>through the API</w:delText>
        </w:r>
      </w:del>
      <w:ins w:id="18" w:author="Vecsei Pascal Marc HSLU T&amp;A" w:date="2025-12-05T12:58:00Z" w16du:dateUtc="2025-12-05T11:58:00Z">
        <w:r w:rsidR="008077DF">
          <w:rPr>
            <w:sz w:val="22"/>
            <w:szCs w:val="22"/>
          </w:rPr>
          <w:t>to DEM in Python</w:t>
        </w:r>
      </w:ins>
      <w:r w:rsidR="00AD2C71" w:rsidRPr="00BD33A2">
        <w:rPr>
          <w:sz w:val="22"/>
          <w:szCs w:val="22"/>
        </w:rPr>
        <w:t>.</w:t>
      </w:r>
      <w:r w:rsidR="006159A8" w:rsidRPr="00BD33A2">
        <w:rPr>
          <w:sz w:val="22"/>
          <w:szCs w:val="22"/>
        </w:rPr>
        <w:t xml:space="preserve"> </w:t>
      </w:r>
      <w:r w:rsidR="000D7F05" w:rsidRPr="00BD33A2">
        <w:rPr>
          <w:i/>
          <w:sz w:val="22"/>
          <w:szCs w:val="22"/>
        </w:rPr>
        <w:t>*</w:t>
      </w:r>
      <w:r w:rsidR="00F75C45" w:rsidRPr="00BD33A2">
        <w:rPr>
          <w:i/>
          <w:sz w:val="22"/>
          <w:szCs w:val="22"/>
        </w:rPr>
        <w:t>Data files</w:t>
      </w:r>
      <w:r w:rsidR="000D7F05" w:rsidRPr="00BD33A2">
        <w:rPr>
          <w:i/>
          <w:sz w:val="22"/>
          <w:szCs w:val="22"/>
        </w:rPr>
        <w:t>*</w:t>
      </w:r>
      <w:r w:rsidR="00F75C45" w:rsidRPr="00BD33A2">
        <w:rPr>
          <w:sz w:val="22"/>
          <w:szCs w:val="22"/>
        </w:rPr>
        <w:t xml:space="preserve"> </w:t>
      </w:r>
      <w:r w:rsidR="00884D25" w:rsidRPr="00BD33A2">
        <w:rPr>
          <w:sz w:val="22"/>
          <w:szCs w:val="22"/>
        </w:rPr>
        <w:t>contain</w:t>
      </w:r>
      <w:r w:rsidR="00F75C45" w:rsidRPr="00BD33A2">
        <w:rPr>
          <w:sz w:val="22"/>
          <w:szCs w:val="22"/>
        </w:rPr>
        <w:t xml:space="preserve"> </w:t>
      </w:r>
      <w:r w:rsidR="00150B14" w:rsidRPr="00BD33A2">
        <w:rPr>
          <w:sz w:val="22"/>
          <w:szCs w:val="22"/>
        </w:rPr>
        <w:t>model data such as</w:t>
      </w:r>
      <w:r w:rsidR="00E57F7A" w:rsidRPr="00BD33A2">
        <w:rPr>
          <w:sz w:val="22"/>
          <w:szCs w:val="22"/>
        </w:rPr>
        <w:t xml:space="preserve"> </w:t>
      </w:r>
      <w:r w:rsidR="00844485" w:rsidRPr="00BD33A2">
        <w:rPr>
          <w:sz w:val="22"/>
          <w:szCs w:val="22"/>
        </w:rPr>
        <w:t xml:space="preserve">energy </w:t>
      </w:r>
      <w:r w:rsidR="00E57F7A" w:rsidRPr="00BD33A2">
        <w:rPr>
          <w:sz w:val="22"/>
          <w:szCs w:val="22"/>
        </w:rPr>
        <w:t>demand</w:t>
      </w:r>
      <w:r w:rsidR="00150B14" w:rsidRPr="00BD33A2">
        <w:rPr>
          <w:sz w:val="22"/>
          <w:szCs w:val="22"/>
        </w:rPr>
        <w:t xml:space="preserve"> profiles</w:t>
      </w:r>
      <w:r w:rsidR="00E57F7A" w:rsidRPr="00BD33A2">
        <w:rPr>
          <w:sz w:val="22"/>
          <w:szCs w:val="22"/>
        </w:rPr>
        <w:t>, generation potential</w:t>
      </w:r>
      <w:ins w:id="19" w:author="Vecsei Pascal Marc HSLU T&amp;A" w:date="2025-12-05T12:58:00Z" w16du:dateUtc="2025-12-05T11:58:00Z">
        <w:r w:rsidR="008077DF">
          <w:rPr>
            <w:sz w:val="22"/>
            <w:szCs w:val="22"/>
          </w:rPr>
          <w:t>s</w:t>
        </w:r>
      </w:ins>
      <w:r w:rsidR="00E57F7A" w:rsidRPr="00BD33A2">
        <w:rPr>
          <w:sz w:val="22"/>
          <w:szCs w:val="22"/>
        </w:rPr>
        <w:t xml:space="preserve">, and ambient </w:t>
      </w:r>
      <w:r w:rsidR="00343D9A" w:rsidRPr="00BD33A2">
        <w:rPr>
          <w:sz w:val="22"/>
          <w:szCs w:val="22"/>
        </w:rPr>
        <w:t>conditions. The</w:t>
      </w:r>
      <w:r w:rsidR="0083741C" w:rsidRPr="00BD33A2">
        <w:rPr>
          <w:sz w:val="22"/>
          <w:szCs w:val="22"/>
        </w:rPr>
        <w:t>y</w:t>
      </w:r>
      <w:r w:rsidR="00343D9A" w:rsidRPr="00BD33A2">
        <w:rPr>
          <w:sz w:val="22"/>
          <w:szCs w:val="22"/>
        </w:rPr>
        <w:t xml:space="preserve"> are provided</w:t>
      </w:r>
      <w:r w:rsidR="00844485" w:rsidRPr="00BD33A2">
        <w:rPr>
          <w:sz w:val="22"/>
          <w:szCs w:val="22"/>
        </w:rPr>
        <w:t xml:space="preserve"> </w:t>
      </w:r>
      <w:r w:rsidR="00343D9A" w:rsidRPr="00BD33A2">
        <w:rPr>
          <w:sz w:val="22"/>
          <w:szCs w:val="22"/>
        </w:rPr>
        <w:t xml:space="preserve">in </w:t>
      </w:r>
      <w:r w:rsidR="001636AB" w:rsidRPr="00BD33A2">
        <w:rPr>
          <w:sz w:val="22"/>
          <w:szCs w:val="22"/>
        </w:rPr>
        <w:t>Apache Feather</w:t>
      </w:r>
      <w:r w:rsidR="00343D9A" w:rsidRPr="00BD33A2">
        <w:rPr>
          <w:sz w:val="22"/>
          <w:szCs w:val="22"/>
        </w:rPr>
        <w:t xml:space="preserve"> format [</w:t>
      </w:r>
      <w:r w:rsidR="00353727">
        <w:rPr>
          <w:sz w:val="22"/>
          <w:szCs w:val="22"/>
        </w:rPr>
        <w:t>@</w:t>
      </w:r>
      <w:r w:rsidR="006C5FF5" w:rsidRPr="006C5FF5">
        <w:rPr>
          <w:sz w:val="22"/>
          <w:szCs w:val="22"/>
        </w:rPr>
        <w:t>apache2025feather</w:t>
      </w:r>
      <w:r w:rsidR="00343D9A" w:rsidRPr="00BD33A2">
        <w:rPr>
          <w:sz w:val="22"/>
          <w:szCs w:val="22"/>
        </w:rPr>
        <w:t>].</w:t>
      </w:r>
      <w:r w:rsidR="00F64E64" w:rsidRPr="00BD33A2">
        <w:rPr>
          <w:sz w:val="22"/>
          <w:szCs w:val="22"/>
        </w:rPr>
        <w:t xml:space="preserve"> </w:t>
      </w:r>
      <w:r w:rsidR="00A76B8A" w:rsidRPr="00BD33A2">
        <w:rPr>
          <w:sz w:val="22"/>
          <w:szCs w:val="22"/>
        </w:rPr>
        <w:t>For selected regions, these data files have been pre-compiled from public datasets and made available in a public repository, providing a fully parameterised model without requiring users to source or preprocess data.</w:t>
      </w:r>
      <w:r w:rsidR="00C267E6" w:rsidRPr="00BD33A2">
        <w:rPr>
          <w:sz w:val="22"/>
          <w:szCs w:val="22"/>
        </w:rPr>
        <w:t xml:space="preserve"> For example,</w:t>
      </w:r>
      <w:r w:rsidR="00F1123D" w:rsidRPr="00BD33A2">
        <w:rPr>
          <w:sz w:val="22"/>
          <w:szCs w:val="22"/>
        </w:rPr>
        <w:t xml:space="preserve"> data for</w:t>
      </w:r>
      <w:r w:rsidR="00C267E6" w:rsidRPr="00BD33A2">
        <w:rPr>
          <w:sz w:val="22"/>
          <w:szCs w:val="22"/>
        </w:rPr>
        <w:t xml:space="preserve"> a </w:t>
      </w:r>
      <w:r w:rsidR="00ED6BAE" w:rsidRPr="00BD33A2">
        <w:rPr>
          <w:sz w:val="22"/>
          <w:szCs w:val="22"/>
        </w:rPr>
        <w:t>full</w:t>
      </w:r>
      <w:r w:rsidR="00C267E6" w:rsidRPr="00BD33A2">
        <w:rPr>
          <w:sz w:val="22"/>
          <w:szCs w:val="22"/>
        </w:rPr>
        <w:t xml:space="preserve"> parametris</w:t>
      </w:r>
      <w:r w:rsidR="00ED6BAE" w:rsidRPr="00BD33A2">
        <w:rPr>
          <w:sz w:val="22"/>
          <w:szCs w:val="22"/>
        </w:rPr>
        <w:t>ation of</w:t>
      </w:r>
      <w:r w:rsidR="00C267E6" w:rsidRPr="00BD33A2">
        <w:rPr>
          <w:sz w:val="22"/>
          <w:szCs w:val="22"/>
        </w:rPr>
        <w:t xml:space="preserve"> DEM is available for </w:t>
      </w:r>
      <w:r w:rsidR="009D12B0" w:rsidRPr="00BD33A2">
        <w:rPr>
          <w:sz w:val="22"/>
          <w:szCs w:val="22"/>
        </w:rPr>
        <w:t>all municipalities</w:t>
      </w:r>
      <w:r w:rsidR="00C267E6" w:rsidRPr="00BD33A2">
        <w:rPr>
          <w:sz w:val="22"/>
          <w:szCs w:val="22"/>
        </w:rPr>
        <w:t xml:space="preserve"> in Switzerland</w:t>
      </w:r>
      <w:r w:rsidR="00723BF0" w:rsidRPr="00BD33A2">
        <w:rPr>
          <w:sz w:val="22"/>
          <w:szCs w:val="22"/>
        </w:rPr>
        <w:t>.</w:t>
      </w:r>
    </w:p>
    <w:p w14:paraId="346E2642" w14:textId="77777777" w:rsidR="0089037A" w:rsidRPr="00BD33A2" w:rsidRDefault="0089037A" w:rsidP="007077DA">
      <w:pPr>
        <w:spacing w:after="0" w:line="240" w:lineRule="auto"/>
        <w:rPr>
          <w:sz w:val="22"/>
          <w:szCs w:val="22"/>
        </w:rPr>
      </w:pPr>
    </w:p>
    <w:p w14:paraId="693142BE" w14:textId="4EAB0623" w:rsidR="007077DA" w:rsidRPr="00BD33A2" w:rsidRDefault="0089037A" w:rsidP="007077DA">
      <w:pPr>
        <w:spacing w:after="0" w:line="240" w:lineRule="auto"/>
        <w:rPr>
          <w:sz w:val="22"/>
          <w:szCs w:val="22"/>
        </w:rPr>
      </w:pPr>
      <w:r w:rsidRPr="00BD33A2">
        <w:rPr>
          <w:sz w:val="22"/>
          <w:szCs w:val="22"/>
        </w:rPr>
        <w:t>DEM</w:t>
      </w:r>
      <w:ins w:id="20" w:author="Schütz Philipp HSLU T&amp;A" w:date="2025-12-06T09:19:00Z" w16du:dateUtc="2025-12-06T08:19:00Z">
        <w:r w:rsidR="00753152">
          <w:rPr>
            <w:sz w:val="22"/>
            <w:szCs w:val="22"/>
          </w:rPr>
          <w:t>’s functionality i</w:t>
        </w:r>
      </w:ins>
      <w:ins w:id="21" w:author="Schütz Philipp HSLU T&amp;A" w:date="2025-12-06T09:20:00Z" w16du:dateUtc="2025-12-06T08:20:00Z">
        <w:r w:rsidR="00753152">
          <w:rPr>
            <w:sz w:val="22"/>
            <w:szCs w:val="22"/>
          </w:rPr>
          <w:t xml:space="preserve">s documented in </w:t>
        </w:r>
      </w:ins>
      <w:del w:id="22" w:author="Schütz Philipp HSLU T&amp;A" w:date="2025-12-06T09:20:00Z" w16du:dateUtc="2025-12-06T08:20:00Z">
        <w:r w:rsidRPr="00BD33A2" w:rsidDel="00753152">
          <w:rPr>
            <w:sz w:val="22"/>
            <w:szCs w:val="22"/>
          </w:rPr>
          <w:delText xml:space="preserve"> </w:delText>
        </w:r>
      </w:del>
      <w:del w:id="23" w:author="Schütz Philipp HSLU T&amp;A" w:date="2025-12-06T09:19:00Z" w16du:dateUtc="2025-12-06T08:19:00Z">
        <w:r w:rsidRPr="00BD33A2" w:rsidDel="00753152">
          <w:rPr>
            <w:sz w:val="22"/>
            <w:szCs w:val="22"/>
          </w:rPr>
          <w:delText xml:space="preserve">comes </w:delText>
        </w:r>
      </w:del>
      <w:del w:id="24" w:author="Schütz Philipp HSLU T&amp;A" w:date="2025-12-06T09:20:00Z" w16du:dateUtc="2025-12-06T08:20:00Z">
        <w:r w:rsidRPr="00BD33A2" w:rsidDel="00753152">
          <w:rPr>
            <w:sz w:val="22"/>
            <w:szCs w:val="22"/>
          </w:rPr>
          <w:delText xml:space="preserve">with a </w:delText>
        </w:r>
      </w:del>
      <w:r w:rsidRPr="00BD33A2">
        <w:rPr>
          <w:sz w:val="22"/>
          <w:szCs w:val="22"/>
        </w:rPr>
        <w:t>detail</w:t>
      </w:r>
      <w:del w:id="25" w:author="Schütz Philipp HSLU T&amp;A" w:date="2025-12-06T09:20:00Z" w16du:dateUtc="2025-12-06T08:20:00Z">
        <w:r w:rsidRPr="00BD33A2" w:rsidDel="00753152">
          <w:rPr>
            <w:sz w:val="22"/>
            <w:szCs w:val="22"/>
          </w:rPr>
          <w:delText>ed</w:delText>
        </w:r>
      </w:del>
      <w:r w:rsidRPr="00BD33A2">
        <w:rPr>
          <w:sz w:val="22"/>
          <w:szCs w:val="22"/>
        </w:rPr>
        <w:t xml:space="preserve"> </w:t>
      </w:r>
      <w:r w:rsidR="00862006" w:rsidRPr="00BD33A2">
        <w:rPr>
          <w:sz w:val="22"/>
          <w:szCs w:val="22"/>
        </w:rPr>
        <w:t>[documentation](https://dem-documentation.readthedocs.io/en/latest/)</w:t>
      </w:r>
      <w:r w:rsidRPr="00BD33A2">
        <w:rPr>
          <w:sz w:val="22"/>
          <w:szCs w:val="22"/>
        </w:rPr>
        <w:t xml:space="preserve"> </w:t>
      </w:r>
      <w:r w:rsidR="004A7B62" w:rsidRPr="00BD33A2">
        <w:rPr>
          <w:sz w:val="22"/>
          <w:szCs w:val="22"/>
        </w:rPr>
        <w:t>with</w:t>
      </w:r>
      <w:r w:rsidR="00FA0482" w:rsidRPr="00BD33A2">
        <w:rPr>
          <w:sz w:val="22"/>
          <w:szCs w:val="22"/>
        </w:rPr>
        <w:t xml:space="preserve"> step-by-step instructions, </w:t>
      </w:r>
      <w:r w:rsidR="00AF4346" w:rsidRPr="00BD33A2">
        <w:rPr>
          <w:sz w:val="22"/>
          <w:szCs w:val="22"/>
        </w:rPr>
        <w:t>descriptions of modelling approaches and methods</w:t>
      </w:r>
      <w:r w:rsidR="00E34A47" w:rsidRPr="00BD33A2">
        <w:rPr>
          <w:sz w:val="22"/>
          <w:szCs w:val="22"/>
        </w:rPr>
        <w:t xml:space="preserve">, </w:t>
      </w:r>
      <w:r w:rsidR="00AF4346" w:rsidRPr="00BD33A2">
        <w:rPr>
          <w:sz w:val="22"/>
          <w:szCs w:val="22"/>
        </w:rPr>
        <w:t xml:space="preserve">and links to </w:t>
      </w:r>
      <w:r w:rsidR="00C937D0" w:rsidRPr="00BD33A2">
        <w:rPr>
          <w:sz w:val="22"/>
          <w:szCs w:val="22"/>
        </w:rPr>
        <w:t xml:space="preserve">related </w:t>
      </w:r>
      <w:r w:rsidR="00AF4346" w:rsidRPr="00BD33A2">
        <w:rPr>
          <w:sz w:val="22"/>
          <w:szCs w:val="22"/>
        </w:rPr>
        <w:t>publications and</w:t>
      </w:r>
      <w:r w:rsidR="00C937D0" w:rsidRPr="00BD33A2">
        <w:rPr>
          <w:sz w:val="22"/>
          <w:szCs w:val="22"/>
        </w:rPr>
        <w:t xml:space="preserve"> research</w:t>
      </w:r>
      <w:r w:rsidR="00175089" w:rsidRPr="00BD33A2">
        <w:rPr>
          <w:sz w:val="22"/>
          <w:szCs w:val="22"/>
        </w:rPr>
        <w:t>.</w:t>
      </w:r>
    </w:p>
    <w:p w14:paraId="46F88309" w14:textId="77777777" w:rsidR="00552D64" w:rsidRPr="00BD33A2" w:rsidRDefault="00552D64" w:rsidP="00552D64">
      <w:pPr>
        <w:spacing w:after="0" w:line="240" w:lineRule="auto"/>
        <w:contextualSpacing/>
        <w:rPr>
          <w:sz w:val="22"/>
          <w:szCs w:val="22"/>
        </w:rPr>
      </w:pPr>
    </w:p>
    <w:p w14:paraId="3421A5D2" w14:textId="2A2870C0" w:rsidR="001A0283" w:rsidRPr="00BD33A2" w:rsidRDefault="00BE0F54" w:rsidP="001A0283">
      <w:pPr>
        <w:spacing w:after="0" w:line="240" w:lineRule="auto"/>
        <w:contextualSpacing/>
        <w:rPr>
          <w:b/>
          <w:sz w:val="22"/>
          <w:szCs w:val="22"/>
        </w:rPr>
      </w:pPr>
      <w:r w:rsidRPr="00BD33A2">
        <w:rPr>
          <w:b/>
          <w:sz w:val="22"/>
          <w:szCs w:val="22"/>
        </w:rPr>
        <w:t xml:space="preserve"># </w:t>
      </w:r>
      <w:r w:rsidR="005D4599" w:rsidRPr="00BD33A2">
        <w:rPr>
          <w:b/>
          <w:sz w:val="22"/>
          <w:szCs w:val="22"/>
        </w:rPr>
        <w:t>Statement of need</w:t>
      </w:r>
    </w:p>
    <w:p w14:paraId="17415D9D" w14:textId="77777777" w:rsidR="00E719C4" w:rsidRPr="00BD33A2" w:rsidRDefault="00E719C4" w:rsidP="00E719C4">
      <w:pPr>
        <w:spacing w:after="0" w:line="240" w:lineRule="auto"/>
        <w:rPr>
          <w:sz w:val="22"/>
          <w:szCs w:val="22"/>
        </w:rPr>
      </w:pPr>
    </w:p>
    <w:p w14:paraId="1799E336" w14:textId="4E268A6C" w:rsidR="00F53C34" w:rsidRPr="00BD33A2" w:rsidRDefault="00557BF7" w:rsidP="001B6054">
      <w:pPr>
        <w:spacing w:after="0" w:line="240" w:lineRule="auto"/>
        <w:jc w:val="both"/>
        <w:rPr>
          <w:sz w:val="22"/>
          <w:szCs w:val="22"/>
        </w:rPr>
      </w:pPr>
      <w:r w:rsidRPr="00BD33A2">
        <w:rPr>
          <w:sz w:val="22"/>
          <w:szCs w:val="22"/>
        </w:rPr>
        <w:t>Several countries have defined national net-zero emission targets</w:t>
      </w:r>
      <w:r w:rsidR="007C05F8">
        <w:rPr>
          <w:sz w:val="22"/>
          <w:szCs w:val="22"/>
        </w:rPr>
        <w:t xml:space="preserve"> </w:t>
      </w:r>
      <w:r w:rsidR="006B7AFA">
        <w:rPr>
          <w:sz w:val="22"/>
          <w:szCs w:val="22"/>
        </w:rPr>
        <w:t>[@</w:t>
      </w:r>
      <w:r w:rsidR="006B7AFA" w:rsidRPr="006B7AFA">
        <w:rPr>
          <w:sz w:val="22"/>
          <w:szCs w:val="22"/>
        </w:rPr>
        <w:t>ipcc_climate_2023</w:t>
      </w:r>
      <w:r w:rsidR="006B7AFA">
        <w:rPr>
          <w:sz w:val="22"/>
          <w:szCs w:val="22"/>
        </w:rPr>
        <w:t>]</w:t>
      </w:r>
      <w:r w:rsidRPr="00BD33A2">
        <w:rPr>
          <w:sz w:val="22"/>
          <w:szCs w:val="22"/>
        </w:rPr>
        <w:t>. Switzerland, for example, aims to reach net-zero by 2050</w:t>
      </w:r>
      <w:r w:rsidR="007B474D">
        <w:rPr>
          <w:sz w:val="22"/>
          <w:szCs w:val="22"/>
        </w:rPr>
        <w:t xml:space="preserve"> [</w:t>
      </w:r>
      <w:r w:rsidR="00C0208E">
        <w:rPr>
          <w:sz w:val="22"/>
          <w:szCs w:val="22"/>
        </w:rPr>
        <w:t>@</w:t>
      </w:r>
      <w:r w:rsidR="00C0208E" w:rsidRPr="00C0208E">
        <w:rPr>
          <w:sz w:val="22"/>
          <w:szCs w:val="22"/>
        </w:rPr>
        <w:t>switzerland2025_lts</w:t>
      </w:r>
      <w:r w:rsidR="007B474D">
        <w:rPr>
          <w:sz w:val="22"/>
          <w:szCs w:val="22"/>
        </w:rPr>
        <w:t>]</w:t>
      </w:r>
      <w:r w:rsidRPr="00BD33A2">
        <w:rPr>
          <w:sz w:val="22"/>
          <w:szCs w:val="22"/>
        </w:rPr>
        <w:t xml:space="preserve">. </w:t>
      </w:r>
      <w:r w:rsidR="00EF122F" w:rsidRPr="00BD33A2">
        <w:rPr>
          <w:sz w:val="22"/>
          <w:szCs w:val="22"/>
        </w:rPr>
        <w:t>Achieving such targets generally requires a structural shift from large, centralised generation to decentralised renewable resources, including solar, wind, and biomass</w:t>
      </w:r>
      <w:r w:rsidR="00363912">
        <w:rPr>
          <w:sz w:val="22"/>
          <w:szCs w:val="22"/>
        </w:rPr>
        <w:t xml:space="preserve"> [</w:t>
      </w:r>
      <w:r w:rsidR="00ED6497">
        <w:rPr>
          <w:sz w:val="22"/>
          <w:szCs w:val="22"/>
        </w:rPr>
        <w:t>@</w:t>
      </w:r>
      <w:r w:rsidR="00ED6497" w:rsidRPr="00ED6497">
        <w:rPr>
          <w:sz w:val="22"/>
          <w:szCs w:val="22"/>
        </w:rPr>
        <w:t>trutnevyte_renewable_2024</w:t>
      </w:r>
      <w:r w:rsidR="00ED6497">
        <w:rPr>
          <w:sz w:val="22"/>
          <w:szCs w:val="22"/>
        </w:rPr>
        <w:t xml:space="preserve">; </w:t>
      </w:r>
      <w:r w:rsidR="002735A7">
        <w:rPr>
          <w:sz w:val="22"/>
          <w:szCs w:val="22"/>
        </w:rPr>
        <w:t>@</w:t>
      </w:r>
      <w:r w:rsidR="002735A7" w:rsidRPr="002735A7">
        <w:rPr>
          <w:sz w:val="22"/>
          <w:szCs w:val="22"/>
        </w:rPr>
        <w:t>van_liedekerke_renewable_2025</w:t>
      </w:r>
      <w:r w:rsidR="00363912">
        <w:rPr>
          <w:sz w:val="22"/>
          <w:szCs w:val="22"/>
        </w:rPr>
        <w:t>]</w:t>
      </w:r>
      <w:r w:rsidR="00EF122F" w:rsidRPr="00BD33A2">
        <w:rPr>
          <w:sz w:val="22"/>
          <w:szCs w:val="22"/>
        </w:rPr>
        <w:t xml:space="preserve">. </w:t>
      </w:r>
      <w:r w:rsidR="00DE5872" w:rsidRPr="00BD33A2">
        <w:rPr>
          <w:sz w:val="22"/>
          <w:szCs w:val="22"/>
        </w:rPr>
        <w:t xml:space="preserve"> </w:t>
      </w:r>
      <w:r w:rsidR="00000079" w:rsidRPr="00BD33A2">
        <w:rPr>
          <w:sz w:val="22"/>
          <w:szCs w:val="22"/>
        </w:rPr>
        <w:t>To support energy</w:t>
      </w:r>
      <w:r w:rsidR="008E7039">
        <w:rPr>
          <w:sz w:val="22"/>
          <w:szCs w:val="22"/>
        </w:rPr>
        <w:t xml:space="preserve"> </w:t>
      </w:r>
      <w:r w:rsidR="00000079" w:rsidRPr="00BD33A2">
        <w:rPr>
          <w:sz w:val="22"/>
          <w:szCs w:val="22"/>
        </w:rPr>
        <w:t>system planning and policy design, scenario evaluation must be carried out at local scales such as districts, municipalities, cities, or similarly sized regions.</w:t>
      </w:r>
      <w:r w:rsidR="00F53C34" w:rsidRPr="00BD33A2">
        <w:rPr>
          <w:sz w:val="22"/>
          <w:szCs w:val="22"/>
        </w:rPr>
        <w:t xml:space="preserve"> This includes analysing system-integrated deployment of renewable</w:t>
      </w:r>
      <w:r w:rsidR="00341756">
        <w:rPr>
          <w:sz w:val="22"/>
          <w:szCs w:val="22"/>
        </w:rPr>
        <w:t xml:space="preserve"> </w:t>
      </w:r>
      <w:r w:rsidR="00F53C34" w:rsidRPr="00BD33A2">
        <w:rPr>
          <w:sz w:val="22"/>
          <w:szCs w:val="22"/>
        </w:rPr>
        <w:t>energy generation, conversion, and storage technologies</w:t>
      </w:r>
      <w:r w:rsidR="006F465D">
        <w:rPr>
          <w:sz w:val="22"/>
          <w:szCs w:val="22"/>
        </w:rPr>
        <w:t>,</w:t>
      </w:r>
      <w:r w:rsidR="00F53C34" w:rsidRPr="00BD33A2">
        <w:rPr>
          <w:sz w:val="22"/>
          <w:szCs w:val="22"/>
        </w:rPr>
        <w:t xml:space="preserve"> assessing alternative demand trajectories</w:t>
      </w:r>
      <w:r w:rsidR="006F465D">
        <w:rPr>
          <w:sz w:val="22"/>
          <w:szCs w:val="22"/>
        </w:rPr>
        <w:t>,</w:t>
      </w:r>
      <w:r w:rsidR="00F53C34" w:rsidRPr="00BD33A2">
        <w:rPr>
          <w:sz w:val="22"/>
          <w:szCs w:val="22"/>
        </w:rPr>
        <w:t xml:space="preserve"> and identifying solutions optimised for specific objectives such as cost, emissions, or security of supply.</w:t>
      </w:r>
    </w:p>
    <w:p w14:paraId="06257F79" w14:textId="77777777" w:rsidR="00212049" w:rsidRPr="00BD33A2" w:rsidRDefault="00212049" w:rsidP="001B6054">
      <w:pPr>
        <w:spacing w:after="0" w:line="240" w:lineRule="auto"/>
        <w:jc w:val="both"/>
        <w:rPr>
          <w:sz w:val="22"/>
          <w:szCs w:val="22"/>
        </w:rPr>
      </w:pPr>
    </w:p>
    <w:p w14:paraId="0FB50779" w14:textId="627B6BF2" w:rsidR="0061424B" w:rsidRPr="00BD33A2" w:rsidRDefault="00B93852" w:rsidP="001B6054">
      <w:pPr>
        <w:spacing w:after="0" w:line="240" w:lineRule="auto"/>
        <w:jc w:val="both"/>
        <w:rPr>
          <w:sz w:val="22"/>
          <w:szCs w:val="22"/>
        </w:rPr>
      </w:pPr>
      <w:r w:rsidRPr="00BD33A2">
        <w:rPr>
          <w:sz w:val="22"/>
          <w:szCs w:val="22"/>
        </w:rPr>
        <w:t>DEM provides these functions with a specific focus on the use of local renewable</w:t>
      </w:r>
      <w:r w:rsidR="009570FF">
        <w:rPr>
          <w:sz w:val="22"/>
          <w:szCs w:val="22"/>
        </w:rPr>
        <w:t xml:space="preserve"> </w:t>
      </w:r>
      <w:r w:rsidRPr="00BD33A2">
        <w:rPr>
          <w:sz w:val="22"/>
          <w:szCs w:val="22"/>
        </w:rPr>
        <w:t>energy resources and the integration of decentralised technologies within local system boundaries.</w:t>
      </w:r>
      <w:r w:rsidR="00AC06D3" w:rsidRPr="00BD33A2">
        <w:rPr>
          <w:sz w:val="22"/>
          <w:szCs w:val="22"/>
        </w:rPr>
        <w:t xml:space="preserve"> </w:t>
      </w:r>
      <w:r w:rsidR="0086700E" w:rsidRPr="00BD33A2">
        <w:rPr>
          <w:sz w:val="22"/>
          <w:szCs w:val="22"/>
        </w:rPr>
        <w:t>Multiple energy</w:t>
      </w:r>
      <w:r w:rsidR="003F695E">
        <w:rPr>
          <w:sz w:val="22"/>
          <w:szCs w:val="22"/>
        </w:rPr>
        <w:t xml:space="preserve"> </w:t>
      </w:r>
      <w:r w:rsidR="0086700E" w:rsidRPr="00BD33A2">
        <w:rPr>
          <w:sz w:val="22"/>
          <w:szCs w:val="22"/>
        </w:rPr>
        <w:t>system and demand scenarios can be defined, simulated, and compared.</w:t>
      </w:r>
      <w:r w:rsidR="002C2476" w:rsidRPr="00BD33A2">
        <w:rPr>
          <w:sz w:val="22"/>
          <w:szCs w:val="22"/>
        </w:rPr>
        <w:t xml:space="preserve"> </w:t>
      </w:r>
      <w:r w:rsidR="0047433D" w:rsidRPr="00BD33A2">
        <w:rPr>
          <w:sz w:val="22"/>
          <w:szCs w:val="22"/>
        </w:rPr>
        <w:t xml:space="preserve">Increased penetration of variable, distributed resources </w:t>
      </w:r>
      <w:del w:id="26" w:author="Vecsei Pascal Marc HSLU T&amp;A" w:date="2025-12-05T13:01:00Z" w16du:dateUtc="2025-12-05T12:01:00Z">
        <w:r w:rsidR="0047433D" w:rsidRPr="00BD33A2" w:rsidDel="008077DF">
          <w:rPr>
            <w:sz w:val="22"/>
            <w:szCs w:val="22"/>
          </w:rPr>
          <w:delText xml:space="preserve">raises </w:delText>
        </w:r>
      </w:del>
      <w:ins w:id="27" w:author="Vecsei Pascal Marc HSLU T&amp;A" w:date="2025-12-05T13:01:00Z" w16du:dateUtc="2025-12-05T12:01:00Z">
        <w:r w:rsidR="008077DF">
          <w:rPr>
            <w:sz w:val="22"/>
            <w:szCs w:val="22"/>
          </w:rPr>
          <w:t>enhance</w:t>
        </w:r>
        <w:r w:rsidR="008077DF" w:rsidRPr="00BD33A2">
          <w:rPr>
            <w:sz w:val="22"/>
            <w:szCs w:val="22"/>
          </w:rPr>
          <w:t xml:space="preserve"> </w:t>
        </w:r>
      </w:ins>
      <w:r w:rsidR="0047433D" w:rsidRPr="00BD33A2">
        <w:rPr>
          <w:sz w:val="22"/>
          <w:szCs w:val="22"/>
        </w:rPr>
        <w:t xml:space="preserve">the relevance of supply- and demand-side flexibility </w:t>
      </w:r>
      <w:r w:rsidR="0047433D" w:rsidRPr="00511644">
        <w:rPr>
          <w:sz w:val="22"/>
          <w:szCs w:val="22"/>
        </w:rPr>
        <w:t>[</w:t>
      </w:r>
      <w:r w:rsidR="00221C6F" w:rsidRPr="00511644">
        <w:rPr>
          <w:sz w:val="22"/>
          <w:szCs w:val="22"/>
        </w:rPr>
        <w:t xml:space="preserve">@kachirayil2022; </w:t>
      </w:r>
      <w:r w:rsidR="00511644" w:rsidRPr="00511644">
        <w:rPr>
          <w:sz w:val="22"/>
          <w:szCs w:val="22"/>
        </w:rPr>
        <w:t>@golmohamadi2024</w:t>
      </w:r>
      <w:r w:rsidR="0047433D" w:rsidRPr="00BD33A2">
        <w:rPr>
          <w:sz w:val="22"/>
          <w:szCs w:val="22"/>
        </w:rPr>
        <w:t xml:space="preserve">]. </w:t>
      </w:r>
      <w:r w:rsidR="00C11F04" w:rsidRPr="00BD33A2">
        <w:rPr>
          <w:sz w:val="22"/>
          <w:szCs w:val="22"/>
        </w:rPr>
        <w:t xml:space="preserve">DEM models several </w:t>
      </w:r>
      <w:r w:rsidR="00C11F04" w:rsidRPr="00BD33A2">
        <w:rPr>
          <w:sz w:val="22"/>
          <w:szCs w:val="22"/>
        </w:rPr>
        <w:lastRenderedPageBreak/>
        <w:t>flexibility options, including flexible electric</w:t>
      </w:r>
      <w:r w:rsidR="006F5271">
        <w:rPr>
          <w:sz w:val="22"/>
          <w:szCs w:val="22"/>
        </w:rPr>
        <w:t xml:space="preserve"> </w:t>
      </w:r>
      <w:r w:rsidR="00C11F04" w:rsidRPr="00BD33A2">
        <w:rPr>
          <w:sz w:val="22"/>
          <w:szCs w:val="22"/>
        </w:rPr>
        <w:t>vehicle charging, thermal and electric</w:t>
      </w:r>
      <w:del w:id="28" w:author="Vecsei Pascal Marc HSLU T&amp;A" w:date="2025-12-05T13:02:00Z" w16du:dateUtc="2025-12-05T12:02:00Z">
        <w:r w:rsidR="00C11F04" w:rsidRPr="00BD33A2" w:rsidDel="008077DF">
          <w:rPr>
            <w:sz w:val="22"/>
            <w:szCs w:val="22"/>
          </w:rPr>
          <w:delText>al</w:delText>
        </w:r>
      </w:del>
      <w:r w:rsidR="00C11F04" w:rsidRPr="00BD33A2">
        <w:rPr>
          <w:sz w:val="22"/>
          <w:szCs w:val="22"/>
        </w:rPr>
        <w:t xml:space="preserve"> storage,</w:t>
      </w:r>
      <w:del w:id="29" w:author="Vecsei Pascal Marc HSLU T&amp;A" w:date="2025-12-05T13:02:00Z" w16du:dateUtc="2025-12-05T12:02:00Z">
        <w:r w:rsidR="00C11F04" w:rsidRPr="00BD33A2" w:rsidDel="008077DF">
          <w:rPr>
            <w:sz w:val="22"/>
            <w:szCs w:val="22"/>
          </w:rPr>
          <w:delText xml:space="preserve"> hydrogen storage</w:delText>
        </w:r>
      </w:del>
      <w:r w:rsidR="00C11F04" w:rsidRPr="00BD33A2">
        <w:rPr>
          <w:sz w:val="22"/>
          <w:szCs w:val="22"/>
        </w:rPr>
        <w:t>, photovoltaic curtailment</w:t>
      </w:r>
      <w:r w:rsidR="00252589">
        <w:rPr>
          <w:sz w:val="22"/>
          <w:szCs w:val="22"/>
        </w:rPr>
        <w:t>, and sector-coupling</w:t>
      </w:r>
      <w:r w:rsidR="00C11F04" w:rsidRPr="00BD33A2">
        <w:rPr>
          <w:sz w:val="22"/>
          <w:szCs w:val="22"/>
        </w:rPr>
        <w:t>.</w:t>
      </w:r>
      <w:r w:rsidR="00882F82" w:rsidRPr="00BD33A2">
        <w:rPr>
          <w:sz w:val="22"/>
          <w:szCs w:val="22"/>
        </w:rPr>
        <w:t xml:space="preserve"> </w:t>
      </w:r>
    </w:p>
    <w:p w14:paraId="6974BDA0" w14:textId="77777777" w:rsidR="006C7550" w:rsidRPr="00BD33A2" w:rsidRDefault="006C7550" w:rsidP="001B6054">
      <w:pPr>
        <w:spacing w:after="0" w:line="240" w:lineRule="auto"/>
        <w:jc w:val="both"/>
        <w:rPr>
          <w:sz w:val="22"/>
          <w:szCs w:val="22"/>
        </w:rPr>
      </w:pPr>
    </w:p>
    <w:p w14:paraId="29DF9B48" w14:textId="2D3DCEB5" w:rsidR="008107CA" w:rsidRPr="00BD33A2" w:rsidRDefault="0060187C" w:rsidP="001B6054">
      <w:pPr>
        <w:spacing w:after="0" w:line="240" w:lineRule="auto"/>
        <w:jc w:val="both"/>
        <w:rPr>
          <w:sz w:val="22"/>
          <w:szCs w:val="22"/>
        </w:rPr>
      </w:pPr>
      <w:r w:rsidRPr="00BD33A2">
        <w:rPr>
          <w:sz w:val="22"/>
          <w:szCs w:val="22"/>
        </w:rPr>
        <w:t>Existing multi-energy system models have been applied extensively in case studies of local energy scenarios, but they typically target a single location. Each new application demands re-parametrisation and new data collection, including demand profiles, cost estimates, and technology characteristics.</w:t>
      </w:r>
      <w:r w:rsidR="00CE14AA" w:rsidRPr="00BD33A2">
        <w:rPr>
          <w:sz w:val="22"/>
          <w:szCs w:val="22"/>
        </w:rPr>
        <w:t xml:space="preserve"> Data acquisition and preparation dominate the modelling workload in such studies. DEM removes this burden for selected regions by providing pre-compiled and pre-processed datasets assembled from public sources. Simulation and optimisation studies can therefore be executed with minimal configuration (e.g., selecting the buildings to include) while maintaining full flexibility to replace any pre-configured dataset with user-defined data when required.</w:t>
      </w:r>
      <w:r w:rsidR="00446269" w:rsidRPr="00BD33A2">
        <w:rPr>
          <w:sz w:val="22"/>
          <w:szCs w:val="22"/>
        </w:rPr>
        <w:t xml:space="preserve"> </w:t>
      </w:r>
      <w:r w:rsidR="00DE32C9" w:rsidRPr="00BD33A2">
        <w:rPr>
          <w:sz w:val="22"/>
          <w:szCs w:val="22"/>
        </w:rPr>
        <w:t>For regions not included in the provided dataset, users can construct the necessary data using the specifications</w:t>
      </w:r>
      <w:r w:rsidR="006C431A" w:rsidRPr="00BD33A2">
        <w:rPr>
          <w:sz w:val="22"/>
          <w:szCs w:val="22"/>
        </w:rPr>
        <w:t xml:space="preserve"> provided in the documentation.</w:t>
      </w:r>
      <w:r w:rsidR="00C43D73" w:rsidRPr="00BD33A2">
        <w:rPr>
          <w:sz w:val="22"/>
          <w:szCs w:val="22"/>
        </w:rPr>
        <w:t xml:space="preserve"> DEM’s input data architecture allows datasets to be provided at a large regional scale (e.g., an entire country) </w:t>
      </w:r>
      <w:r w:rsidR="008F0499">
        <w:rPr>
          <w:sz w:val="22"/>
          <w:szCs w:val="22"/>
        </w:rPr>
        <w:t>that can</w:t>
      </w:r>
      <w:r w:rsidR="00C43D73" w:rsidRPr="00BD33A2">
        <w:rPr>
          <w:sz w:val="22"/>
          <w:szCs w:val="22"/>
        </w:rPr>
        <w:t xml:space="preserve"> then</w:t>
      </w:r>
      <w:r w:rsidR="008F0499">
        <w:rPr>
          <w:sz w:val="22"/>
          <w:szCs w:val="22"/>
        </w:rPr>
        <w:t xml:space="preserve"> be</w:t>
      </w:r>
      <w:r w:rsidR="00C43D73" w:rsidRPr="00BD33A2">
        <w:rPr>
          <w:sz w:val="22"/>
          <w:szCs w:val="22"/>
        </w:rPr>
        <w:t xml:space="preserve"> used to run simulations on any spatial subset of that data, such as individual municipalities or districts.</w:t>
      </w:r>
    </w:p>
    <w:p w14:paraId="0AE17CD0" w14:textId="77777777" w:rsidR="00212049" w:rsidRPr="00BD33A2" w:rsidRDefault="00212049" w:rsidP="001B6054">
      <w:pPr>
        <w:spacing w:after="0" w:line="240" w:lineRule="auto"/>
        <w:jc w:val="both"/>
        <w:rPr>
          <w:sz w:val="22"/>
          <w:szCs w:val="22"/>
        </w:rPr>
      </w:pPr>
    </w:p>
    <w:p w14:paraId="21EAE70E" w14:textId="33042008" w:rsidR="00D027C5" w:rsidRDefault="00A63DE2" w:rsidP="001B6054">
      <w:pPr>
        <w:spacing w:after="0" w:line="240" w:lineRule="auto"/>
        <w:jc w:val="both"/>
        <w:rPr>
          <w:sz w:val="22"/>
          <w:szCs w:val="22"/>
        </w:rPr>
      </w:pPr>
      <w:r w:rsidRPr="00BD33A2">
        <w:rPr>
          <w:sz w:val="22"/>
          <w:szCs w:val="22"/>
        </w:rPr>
        <w:t>Optimisation is optional in DEM. Many scenario questions, such as assessing the impact of a specific technology, do not</w:t>
      </w:r>
      <w:r w:rsidR="000673CB">
        <w:rPr>
          <w:sz w:val="22"/>
          <w:szCs w:val="22"/>
        </w:rPr>
        <w:t xml:space="preserve"> necessarily</w:t>
      </w:r>
      <w:r w:rsidRPr="00BD33A2">
        <w:rPr>
          <w:sz w:val="22"/>
          <w:szCs w:val="22"/>
        </w:rPr>
        <w:t xml:space="preserve"> require optimisation. In such cases, DEM runs simulations without invoking the optimisation module. This yields short computation times and rapid generation of results.</w:t>
      </w:r>
    </w:p>
    <w:p w14:paraId="5AAE724A" w14:textId="77777777" w:rsidR="00310ECB" w:rsidRDefault="00310ECB" w:rsidP="001B6054">
      <w:pPr>
        <w:spacing w:after="0" w:line="240" w:lineRule="auto"/>
        <w:jc w:val="both"/>
        <w:rPr>
          <w:sz w:val="22"/>
          <w:szCs w:val="22"/>
        </w:rPr>
      </w:pPr>
    </w:p>
    <w:p w14:paraId="0FA14E95" w14:textId="139800AC" w:rsidR="00310ECB" w:rsidRPr="00BD33A2" w:rsidRDefault="00C07B9D" w:rsidP="001B6054">
      <w:pPr>
        <w:spacing w:after="0" w:line="240" w:lineRule="auto"/>
        <w:jc w:val="both"/>
        <w:rPr>
          <w:sz w:val="22"/>
          <w:szCs w:val="22"/>
        </w:rPr>
      </w:pPr>
      <w:r>
        <w:rPr>
          <w:sz w:val="22"/>
          <w:szCs w:val="22"/>
        </w:rPr>
        <w:t xml:space="preserve">Initially developed within the framework of a research project, </w:t>
      </w:r>
      <w:r w:rsidR="00310ECB" w:rsidRPr="00310ECB">
        <w:rPr>
          <w:sz w:val="22"/>
          <w:szCs w:val="22"/>
        </w:rPr>
        <w:t xml:space="preserve">DEM is designed for a diverse target audience extending from academia and research projects to decision-makers in municipalities, energy utilities, and </w:t>
      </w:r>
      <w:ins w:id="30" w:author="Vecsei Pascal Marc HSLU T&amp;A" w:date="2025-12-05T13:06:00Z" w16du:dateUtc="2025-12-05T12:06:00Z">
        <w:r w:rsidR="00F214AD">
          <w:rPr>
            <w:sz w:val="22"/>
            <w:szCs w:val="22"/>
          </w:rPr>
          <w:t xml:space="preserve">the </w:t>
        </w:r>
      </w:ins>
      <w:r w:rsidR="00310ECB" w:rsidRPr="00310ECB">
        <w:rPr>
          <w:sz w:val="22"/>
          <w:szCs w:val="22"/>
        </w:rPr>
        <w:t>industrial sector</w:t>
      </w:r>
      <w:del w:id="31" w:author="Vecsei Pascal Marc HSLU T&amp;A" w:date="2025-12-05T13:06:00Z" w16du:dateUtc="2025-12-05T12:06:00Z">
        <w:r w:rsidR="00310ECB" w:rsidRPr="00310ECB" w:rsidDel="00F214AD">
          <w:rPr>
            <w:sz w:val="22"/>
            <w:szCs w:val="22"/>
          </w:rPr>
          <w:delText>s</w:delText>
        </w:r>
      </w:del>
      <w:r w:rsidR="00310ECB" w:rsidRPr="00310ECB">
        <w:rPr>
          <w:sz w:val="22"/>
          <w:szCs w:val="22"/>
        </w:rPr>
        <w:t>.</w:t>
      </w:r>
    </w:p>
    <w:p w14:paraId="743EBEB1" w14:textId="77777777" w:rsidR="00760073" w:rsidRPr="00BD33A2" w:rsidRDefault="00760073" w:rsidP="001B6054">
      <w:pPr>
        <w:spacing w:after="0" w:line="240" w:lineRule="auto"/>
        <w:jc w:val="both"/>
        <w:rPr>
          <w:sz w:val="22"/>
          <w:szCs w:val="22"/>
        </w:rPr>
      </w:pPr>
    </w:p>
    <w:p w14:paraId="2EE08E82" w14:textId="33C875C9" w:rsidR="00760073" w:rsidRPr="00BD33A2" w:rsidRDefault="00BE0F54" w:rsidP="001B6054">
      <w:pPr>
        <w:spacing w:after="0" w:line="240" w:lineRule="auto"/>
        <w:jc w:val="both"/>
        <w:rPr>
          <w:b/>
          <w:bCs/>
          <w:sz w:val="22"/>
          <w:szCs w:val="22"/>
        </w:rPr>
      </w:pPr>
      <w:r w:rsidRPr="00BD33A2">
        <w:rPr>
          <w:b/>
          <w:bCs/>
          <w:sz w:val="22"/>
          <w:szCs w:val="22"/>
        </w:rPr>
        <w:t># M</w:t>
      </w:r>
      <w:r w:rsidR="00716591" w:rsidRPr="00BD33A2">
        <w:rPr>
          <w:b/>
          <w:bCs/>
          <w:sz w:val="22"/>
          <w:szCs w:val="22"/>
        </w:rPr>
        <w:t>odel</w:t>
      </w:r>
      <w:r w:rsidR="002C6BCF" w:rsidRPr="00BD33A2">
        <w:rPr>
          <w:b/>
          <w:bCs/>
          <w:sz w:val="22"/>
          <w:szCs w:val="22"/>
        </w:rPr>
        <w:t>ling approach</w:t>
      </w:r>
    </w:p>
    <w:p w14:paraId="64F43B9C" w14:textId="77777777" w:rsidR="00623984" w:rsidRPr="00BD33A2" w:rsidRDefault="00623984" w:rsidP="001B6054">
      <w:pPr>
        <w:spacing w:after="0" w:line="240" w:lineRule="auto"/>
        <w:jc w:val="both"/>
        <w:rPr>
          <w:b/>
          <w:bCs/>
          <w:sz w:val="22"/>
          <w:szCs w:val="22"/>
        </w:rPr>
      </w:pPr>
    </w:p>
    <w:p w14:paraId="362EC1F2" w14:textId="3649B11D" w:rsidR="00214293" w:rsidRPr="00BD33A2" w:rsidRDefault="00214293" w:rsidP="00214293">
      <w:pPr>
        <w:spacing w:after="0" w:line="240" w:lineRule="auto"/>
        <w:jc w:val="both"/>
        <w:rPr>
          <w:sz w:val="22"/>
          <w:szCs w:val="22"/>
        </w:rPr>
      </w:pPr>
      <w:r w:rsidRPr="00214293">
        <w:rPr>
          <w:sz w:val="22"/>
          <w:szCs w:val="22"/>
        </w:rPr>
        <w:t xml:space="preserve">DEM simulates energy flows within a defined district using a hybrid bottom-up and top-down modelling approach. A “district” can represent any </w:t>
      </w:r>
      <w:commentRangeStart w:id="32"/>
      <w:r w:rsidRPr="00214293">
        <w:rPr>
          <w:sz w:val="22"/>
          <w:szCs w:val="22"/>
        </w:rPr>
        <w:t xml:space="preserve">spatial aggregation </w:t>
      </w:r>
      <w:commentRangeEnd w:id="32"/>
      <w:r w:rsidR="00753152">
        <w:rPr>
          <w:rStyle w:val="Kommentarzeichen"/>
        </w:rPr>
        <w:commentReference w:id="32"/>
      </w:r>
      <w:r w:rsidRPr="00214293">
        <w:rPr>
          <w:sz w:val="22"/>
          <w:szCs w:val="22"/>
        </w:rPr>
        <w:t>from a small group of buildings to an entire municipality or city. Building-level attributes are modelled individually (</w:t>
      </w:r>
      <w:r w:rsidR="00403A6E">
        <w:rPr>
          <w:sz w:val="22"/>
          <w:szCs w:val="22"/>
        </w:rPr>
        <w:t xml:space="preserve">e.g., </w:t>
      </w:r>
      <w:r w:rsidRPr="00214293">
        <w:rPr>
          <w:sz w:val="22"/>
          <w:szCs w:val="22"/>
        </w:rPr>
        <w:t>type, location, size, age, heat and electricity demand, heating system, and on-site solar potential). Other parameters are defined at district scale, including wind and biomass resources, ambient conditions, and mobility demand. Each simulation is constructed from three elements: a set of available resources (</w:t>
      </w:r>
      <w:r w:rsidR="00AE42DF">
        <w:rPr>
          <w:sz w:val="22"/>
          <w:szCs w:val="22"/>
        </w:rPr>
        <w:t xml:space="preserve">e.g., </w:t>
      </w:r>
      <w:r w:rsidRPr="00214293">
        <w:rPr>
          <w:sz w:val="22"/>
          <w:szCs w:val="22"/>
        </w:rPr>
        <w:t>wind, solar, biomass, hydro), a set of technologies for generation, conversion, and storage, and a set of demand profiles for heat, electricity, and mobility.</w:t>
      </w:r>
      <w:r w:rsidR="00257A5E">
        <w:rPr>
          <w:sz w:val="22"/>
          <w:szCs w:val="22"/>
        </w:rPr>
        <w:t xml:space="preserve"> </w:t>
      </w:r>
      <w:r w:rsidR="00C0340C" w:rsidRPr="00C0340C">
        <w:rPr>
          <w:sz w:val="22"/>
          <w:szCs w:val="22"/>
        </w:rPr>
        <w:t>These elements interact through defined flows of resources and energy carriers such as electricity and heat.</w:t>
      </w:r>
      <w:r w:rsidRPr="00214293">
        <w:rPr>
          <w:sz w:val="22"/>
          <w:szCs w:val="22"/>
        </w:rPr>
        <w:t xml:space="preserve"> An example system layout is shown in </w:t>
      </w:r>
      <w:commentRangeStart w:id="33"/>
      <w:r w:rsidRPr="00214293">
        <w:rPr>
          <w:sz w:val="22"/>
          <w:szCs w:val="22"/>
        </w:rPr>
        <w:t>\</w:t>
      </w:r>
      <w:proofErr w:type="spellStart"/>
      <w:r w:rsidRPr="00214293">
        <w:rPr>
          <w:sz w:val="22"/>
          <w:szCs w:val="22"/>
        </w:rPr>
        <w:t>autoref</w:t>
      </w:r>
      <w:proofErr w:type="spellEnd"/>
      <w:r w:rsidRPr="00214293">
        <w:rPr>
          <w:sz w:val="22"/>
          <w:szCs w:val="22"/>
        </w:rPr>
        <w:t>{</w:t>
      </w:r>
      <w:proofErr w:type="spellStart"/>
      <w:r w:rsidRPr="00214293">
        <w:rPr>
          <w:sz w:val="22"/>
          <w:szCs w:val="22"/>
        </w:rPr>
        <w:t>fig:dem_</w:t>
      </w:r>
      <w:commentRangeEnd w:id="33"/>
      <w:r w:rsidR="00014733">
        <w:rPr>
          <w:rStyle w:val="Kommentarzeichen"/>
        </w:rPr>
        <w:commentReference w:id="33"/>
      </w:r>
      <w:r w:rsidRPr="00214293">
        <w:rPr>
          <w:sz w:val="22"/>
          <w:szCs w:val="22"/>
        </w:rPr>
        <w:t>layout</w:t>
      </w:r>
      <w:proofErr w:type="spellEnd"/>
      <w:r w:rsidRPr="00214293">
        <w:rPr>
          <w:sz w:val="22"/>
          <w:szCs w:val="22"/>
        </w:rPr>
        <w:t xml:space="preserve">}. DEM imposes no fixed limit on the number of buildings included, </w:t>
      </w:r>
      <w:r w:rsidR="0026564A">
        <w:rPr>
          <w:sz w:val="22"/>
          <w:szCs w:val="22"/>
        </w:rPr>
        <w:t>allowing customised</w:t>
      </w:r>
      <w:r w:rsidRPr="00214293">
        <w:rPr>
          <w:sz w:val="22"/>
          <w:szCs w:val="22"/>
        </w:rPr>
        <w:t xml:space="preserve"> definition</w:t>
      </w:r>
      <w:r w:rsidR="0026564A">
        <w:rPr>
          <w:sz w:val="22"/>
          <w:szCs w:val="22"/>
        </w:rPr>
        <w:t>s</w:t>
      </w:r>
      <w:r w:rsidRPr="00214293">
        <w:rPr>
          <w:sz w:val="22"/>
          <w:szCs w:val="22"/>
        </w:rPr>
        <w:t xml:space="preserve"> of district boundaries and building selections.</w:t>
      </w:r>
    </w:p>
    <w:p w14:paraId="531198A2" w14:textId="77777777" w:rsidR="00214293" w:rsidRPr="00214293" w:rsidRDefault="00214293" w:rsidP="00214293">
      <w:pPr>
        <w:spacing w:after="0" w:line="240" w:lineRule="auto"/>
        <w:jc w:val="both"/>
        <w:rPr>
          <w:sz w:val="22"/>
          <w:szCs w:val="22"/>
        </w:rPr>
      </w:pPr>
    </w:p>
    <w:p w14:paraId="3AD33FD9" w14:textId="7BDF7677" w:rsidR="00214293" w:rsidRPr="00BD33A2" w:rsidRDefault="00214293" w:rsidP="00214293">
      <w:pPr>
        <w:spacing w:after="0" w:line="240" w:lineRule="auto"/>
        <w:jc w:val="both"/>
        <w:rPr>
          <w:sz w:val="22"/>
          <w:szCs w:val="22"/>
        </w:rPr>
      </w:pPr>
      <w:r w:rsidRPr="00214293">
        <w:rPr>
          <w:sz w:val="22"/>
          <w:szCs w:val="22"/>
        </w:rPr>
        <w:t>The workflow consists of: (1) input-data collection; (2) model parametrisation and configuration; (3) scenario generation; (4a) simulation; (4b) optimisation (optional); (</w:t>
      </w:r>
      <w:ins w:id="34" w:author="Vecsei Pascal Marc HSLU T&amp;A" w:date="2025-12-05T13:07:00Z" w16du:dateUtc="2025-12-05T12:07:00Z">
        <w:r w:rsidR="00F214AD">
          <w:rPr>
            <w:sz w:val="22"/>
            <w:szCs w:val="22"/>
          </w:rPr>
          <w:t>5</w:t>
        </w:r>
      </w:ins>
      <w:del w:id="35" w:author="Vecsei Pascal Marc HSLU T&amp;A" w:date="2025-12-05T13:07:00Z" w16du:dateUtc="2025-12-05T12:07:00Z">
        <w:r w:rsidRPr="00214293" w:rsidDel="00F214AD">
          <w:rPr>
            <w:sz w:val="22"/>
            <w:szCs w:val="22"/>
          </w:rPr>
          <w:delText>6</w:delText>
        </w:r>
      </w:del>
      <w:r w:rsidRPr="00214293">
        <w:rPr>
          <w:sz w:val="22"/>
          <w:szCs w:val="22"/>
        </w:rPr>
        <w:t>) output generation.</w:t>
      </w:r>
    </w:p>
    <w:p w14:paraId="0C0F8D10" w14:textId="77777777" w:rsidR="00214293" w:rsidRPr="00214293" w:rsidRDefault="00214293" w:rsidP="00214293">
      <w:pPr>
        <w:spacing w:after="0" w:line="240" w:lineRule="auto"/>
        <w:jc w:val="both"/>
        <w:rPr>
          <w:sz w:val="22"/>
          <w:szCs w:val="22"/>
        </w:rPr>
      </w:pPr>
    </w:p>
    <w:p w14:paraId="554546FD" w14:textId="161FB922" w:rsidR="00214293" w:rsidRPr="00214293" w:rsidRDefault="00214293" w:rsidP="00214293">
      <w:pPr>
        <w:spacing w:after="0" w:line="240" w:lineRule="auto"/>
        <w:jc w:val="both"/>
        <w:rPr>
          <w:sz w:val="22"/>
          <w:szCs w:val="22"/>
        </w:rPr>
      </w:pPr>
      <w:r w:rsidRPr="00214293">
        <w:rPr>
          <w:sz w:val="22"/>
          <w:szCs w:val="22"/>
        </w:rPr>
        <w:t>The optimisation module</w:t>
      </w:r>
      <w:r w:rsidR="00BD33A2" w:rsidRPr="00BD33A2">
        <w:rPr>
          <w:sz w:val="22"/>
          <w:szCs w:val="22"/>
        </w:rPr>
        <w:t xml:space="preserve"> in DEM</w:t>
      </w:r>
      <w:r w:rsidRPr="00214293">
        <w:rPr>
          <w:sz w:val="22"/>
          <w:szCs w:val="22"/>
        </w:rPr>
        <w:t xml:space="preserve"> is implemented </w:t>
      </w:r>
      <w:r w:rsidRPr="00BD33A2">
        <w:rPr>
          <w:sz w:val="22"/>
          <w:szCs w:val="22"/>
        </w:rPr>
        <w:t>using</w:t>
      </w:r>
      <w:r w:rsidRPr="00214293">
        <w:rPr>
          <w:sz w:val="22"/>
          <w:szCs w:val="22"/>
        </w:rPr>
        <w:t xml:space="preserve"> the Calliope framework [</w:t>
      </w:r>
      <w:r w:rsidR="00E55B37">
        <w:rPr>
          <w:sz w:val="22"/>
          <w:szCs w:val="22"/>
        </w:rPr>
        <w:t>@</w:t>
      </w:r>
      <w:r w:rsidR="00FC3A60" w:rsidRPr="00FC3A60">
        <w:rPr>
          <w:sz w:val="22"/>
          <w:szCs w:val="22"/>
        </w:rPr>
        <w:t>pfenningerCalliope2018a</w:t>
      </w:r>
      <w:r w:rsidRPr="00214293">
        <w:rPr>
          <w:sz w:val="22"/>
          <w:szCs w:val="22"/>
        </w:rPr>
        <w:t xml:space="preserve">], which </w:t>
      </w:r>
      <w:r w:rsidR="00BD33A2" w:rsidRPr="00BD33A2">
        <w:rPr>
          <w:sz w:val="22"/>
          <w:szCs w:val="22"/>
        </w:rPr>
        <w:t>is based on</w:t>
      </w:r>
      <w:r w:rsidRPr="00214293">
        <w:rPr>
          <w:sz w:val="22"/>
          <w:szCs w:val="22"/>
        </w:rPr>
        <w:t xml:space="preserve"> the </w:t>
      </w:r>
      <w:proofErr w:type="spellStart"/>
      <w:r w:rsidRPr="00214293">
        <w:rPr>
          <w:sz w:val="22"/>
          <w:szCs w:val="22"/>
        </w:rPr>
        <w:t>Pyomo</w:t>
      </w:r>
      <w:proofErr w:type="spellEnd"/>
      <w:r w:rsidRPr="00214293">
        <w:rPr>
          <w:sz w:val="22"/>
          <w:szCs w:val="22"/>
        </w:rPr>
        <w:t xml:space="preserve"> optimisation programming environment [</w:t>
      </w:r>
      <w:r w:rsidR="00983448">
        <w:rPr>
          <w:sz w:val="22"/>
          <w:szCs w:val="22"/>
        </w:rPr>
        <w:t>@</w:t>
      </w:r>
      <w:r w:rsidR="00983448" w:rsidRPr="00983448">
        <w:rPr>
          <w:sz w:val="22"/>
          <w:szCs w:val="22"/>
        </w:rPr>
        <w:t>hart2011pyomo</w:t>
      </w:r>
      <w:r w:rsidRPr="00214293">
        <w:rPr>
          <w:sz w:val="22"/>
          <w:szCs w:val="22"/>
        </w:rPr>
        <w:t>].</w:t>
      </w:r>
    </w:p>
    <w:p w14:paraId="39B5AA06" w14:textId="77777777" w:rsidR="002618DB" w:rsidRPr="00BD33A2" w:rsidRDefault="002618DB" w:rsidP="001B6054">
      <w:pPr>
        <w:spacing w:after="0" w:line="240" w:lineRule="auto"/>
        <w:jc w:val="both"/>
        <w:rPr>
          <w:sz w:val="22"/>
          <w:szCs w:val="22"/>
        </w:rPr>
      </w:pPr>
    </w:p>
    <w:p w14:paraId="3A948F50" w14:textId="37554F65" w:rsidR="002618DB" w:rsidRPr="00BD33A2" w:rsidRDefault="002618DB" w:rsidP="001B6054">
      <w:pPr>
        <w:spacing w:after="0" w:line="240" w:lineRule="auto"/>
        <w:jc w:val="both"/>
        <w:rPr>
          <w:sz w:val="22"/>
          <w:szCs w:val="22"/>
        </w:rPr>
      </w:pPr>
      <w:proofErr w:type="gramStart"/>
      <w:r w:rsidRPr="00BD33A2">
        <w:rPr>
          <w:sz w:val="22"/>
          <w:szCs w:val="22"/>
        </w:rPr>
        <w:t>![</w:t>
      </w:r>
      <w:proofErr w:type="gramEnd"/>
      <w:r w:rsidR="00D72EE1" w:rsidRPr="00D72EE1">
        <w:t xml:space="preserve"> </w:t>
      </w:r>
      <w:r w:rsidR="00D67E30">
        <w:rPr>
          <w:sz w:val="22"/>
          <w:szCs w:val="22"/>
        </w:rPr>
        <w:t>S</w:t>
      </w:r>
      <w:r w:rsidR="00D72EE1" w:rsidRPr="00D72EE1">
        <w:rPr>
          <w:sz w:val="22"/>
          <w:szCs w:val="22"/>
        </w:rPr>
        <w:t>chematic of a</w:t>
      </w:r>
      <w:r w:rsidR="00D67E30">
        <w:rPr>
          <w:sz w:val="22"/>
          <w:szCs w:val="22"/>
        </w:rPr>
        <w:t>n exemplary</w:t>
      </w:r>
      <w:r w:rsidR="00D72EE1" w:rsidRPr="00D72EE1">
        <w:rPr>
          <w:sz w:val="22"/>
          <w:szCs w:val="22"/>
        </w:rPr>
        <w:t xml:space="preserve"> district energy system showing resources, generation, conversion, and storage technologies, and associated heat, electricity, and mobility demands. DEM supports</w:t>
      </w:r>
      <w:r w:rsidR="00866BE9">
        <w:rPr>
          <w:sz w:val="22"/>
          <w:szCs w:val="22"/>
        </w:rPr>
        <w:t xml:space="preserve"> </w:t>
      </w:r>
      <w:r w:rsidR="00D72EE1">
        <w:rPr>
          <w:sz w:val="22"/>
          <w:szCs w:val="22"/>
        </w:rPr>
        <w:t>many more</w:t>
      </w:r>
      <w:r w:rsidR="00D72EE1" w:rsidRPr="00D72EE1">
        <w:rPr>
          <w:sz w:val="22"/>
          <w:szCs w:val="22"/>
        </w:rPr>
        <w:t xml:space="preserve"> technologies and scenarios than those illustrated here, as detailed in the </w:t>
      </w:r>
      <w:r w:rsidR="008867AE" w:rsidRPr="00BD33A2">
        <w:rPr>
          <w:sz w:val="22"/>
          <w:szCs w:val="22"/>
        </w:rPr>
        <w:t>[documentation](https://dem-documentation.readthedocs.io/en/latest/)</w:t>
      </w:r>
      <w:r w:rsidR="00D72EE1" w:rsidRPr="00D72EE1">
        <w:rPr>
          <w:sz w:val="22"/>
          <w:szCs w:val="22"/>
        </w:rPr>
        <w:t>.</w:t>
      </w:r>
      <w:r w:rsidR="004816D5">
        <w:rPr>
          <w:sz w:val="22"/>
          <w:szCs w:val="22"/>
        </w:rPr>
        <w:t xml:space="preserve"> </w:t>
      </w:r>
      <w:r w:rsidRPr="00BD33A2">
        <w:rPr>
          <w:sz w:val="22"/>
          <w:szCs w:val="22"/>
        </w:rPr>
        <w:t>\</w:t>
      </w:r>
      <w:proofErr w:type="gramStart"/>
      <w:r w:rsidRPr="00BD33A2">
        <w:rPr>
          <w:sz w:val="22"/>
          <w:szCs w:val="22"/>
        </w:rPr>
        <w:t>label</w:t>
      </w:r>
      <w:proofErr w:type="gramEnd"/>
      <w:r w:rsidRPr="00BD33A2">
        <w:rPr>
          <w:sz w:val="22"/>
          <w:szCs w:val="22"/>
        </w:rPr>
        <w:t>{</w:t>
      </w:r>
      <w:proofErr w:type="spellStart"/>
      <w:r w:rsidRPr="00BD33A2">
        <w:rPr>
          <w:sz w:val="22"/>
          <w:szCs w:val="22"/>
        </w:rPr>
        <w:t>fig:</w:t>
      </w:r>
      <w:r w:rsidR="00444CE2" w:rsidRPr="00BD33A2">
        <w:rPr>
          <w:sz w:val="22"/>
          <w:szCs w:val="22"/>
        </w:rPr>
        <w:t>dem_layout</w:t>
      </w:r>
      <w:proofErr w:type="spellEnd"/>
      <w:proofErr w:type="gramStart"/>
      <w:r w:rsidRPr="00BD33A2">
        <w:rPr>
          <w:sz w:val="22"/>
          <w:szCs w:val="22"/>
        </w:rPr>
        <w:t>}](</w:t>
      </w:r>
      <w:proofErr w:type="gramEnd"/>
      <w:r w:rsidR="007B4A19" w:rsidRPr="00BD33A2">
        <w:t xml:space="preserve"> </w:t>
      </w:r>
      <w:proofErr w:type="gramStart"/>
      <w:r w:rsidR="007B4A19" w:rsidRPr="00BD33A2">
        <w:rPr>
          <w:sz w:val="22"/>
          <w:szCs w:val="22"/>
        </w:rPr>
        <w:t>dem_example_layout</w:t>
      </w:r>
      <w:r w:rsidRPr="00BD33A2">
        <w:rPr>
          <w:sz w:val="22"/>
          <w:szCs w:val="22"/>
        </w:rPr>
        <w:t>.</w:t>
      </w:r>
      <w:r w:rsidR="00B05D85" w:rsidRPr="00BD33A2">
        <w:rPr>
          <w:sz w:val="22"/>
          <w:szCs w:val="22"/>
        </w:rPr>
        <w:t>png</w:t>
      </w:r>
      <w:r w:rsidRPr="00BD33A2">
        <w:rPr>
          <w:sz w:val="22"/>
          <w:szCs w:val="22"/>
        </w:rPr>
        <w:t>)</w:t>
      </w:r>
      <w:r w:rsidR="004D0D2C" w:rsidRPr="00BD33A2">
        <w:rPr>
          <w:sz w:val="22"/>
          <w:szCs w:val="22"/>
        </w:rPr>
        <w:t>{</w:t>
      </w:r>
      <w:proofErr w:type="gramEnd"/>
      <w:r w:rsidR="004D0D2C" w:rsidRPr="00BD33A2">
        <w:rPr>
          <w:sz w:val="22"/>
          <w:szCs w:val="22"/>
        </w:rPr>
        <w:t xml:space="preserve"> width=100</w:t>
      </w:r>
      <w:proofErr w:type="gramStart"/>
      <w:r w:rsidR="004D0D2C" w:rsidRPr="00BD33A2">
        <w:rPr>
          <w:sz w:val="22"/>
          <w:szCs w:val="22"/>
        </w:rPr>
        <w:t>% }</w:t>
      </w:r>
      <w:proofErr w:type="gramEnd"/>
    </w:p>
    <w:p w14:paraId="61F07631" w14:textId="2D068630" w:rsidR="00A32650" w:rsidRPr="00BD33A2" w:rsidRDefault="00A32650" w:rsidP="00AB0DAF">
      <w:pPr>
        <w:spacing w:after="0" w:line="240" w:lineRule="auto"/>
        <w:rPr>
          <w:sz w:val="22"/>
          <w:szCs w:val="22"/>
        </w:rPr>
      </w:pPr>
    </w:p>
    <w:p w14:paraId="001EC74A" w14:textId="4160BEDD" w:rsidR="005D4599" w:rsidRPr="00BD33A2" w:rsidRDefault="003B29D6" w:rsidP="00552D64">
      <w:pPr>
        <w:spacing w:after="0" w:line="240" w:lineRule="auto"/>
        <w:contextualSpacing/>
        <w:rPr>
          <w:b/>
          <w:sz w:val="22"/>
          <w:szCs w:val="22"/>
        </w:rPr>
      </w:pPr>
      <w:r w:rsidRPr="00BD33A2">
        <w:rPr>
          <w:b/>
          <w:sz w:val="22"/>
          <w:szCs w:val="22"/>
        </w:rPr>
        <w:lastRenderedPageBreak/>
        <w:t xml:space="preserve"># </w:t>
      </w:r>
      <w:r w:rsidR="005D4599" w:rsidRPr="00BD33A2">
        <w:rPr>
          <w:b/>
          <w:sz w:val="22"/>
          <w:szCs w:val="22"/>
        </w:rPr>
        <w:t>Acknowledgements</w:t>
      </w:r>
    </w:p>
    <w:p w14:paraId="17909268" w14:textId="7797E0D4" w:rsidR="009526F5" w:rsidRPr="00BD33A2" w:rsidRDefault="000D26FF" w:rsidP="00D45889">
      <w:pPr>
        <w:spacing w:after="0" w:line="240" w:lineRule="auto"/>
        <w:contextualSpacing/>
        <w:rPr>
          <w:sz w:val="22"/>
          <w:szCs w:val="22"/>
        </w:rPr>
      </w:pPr>
      <w:r w:rsidRPr="000D26FF">
        <w:rPr>
          <w:sz w:val="22"/>
          <w:szCs w:val="22"/>
        </w:rPr>
        <w:t xml:space="preserve">The development of </w:t>
      </w:r>
      <w:r>
        <w:rPr>
          <w:sz w:val="22"/>
          <w:szCs w:val="22"/>
        </w:rPr>
        <w:t>DEM</w:t>
      </w:r>
      <w:r w:rsidRPr="000D26FF">
        <w:rPr>
          <w:sz w:val="22"/>
          <w:szCs w:val="22"/>
        </w:rPr>
        <w:t xml:space="preserve"> was carried out within the </w:t>
      </w:r>
      <w:r w:rsidR="00180770">
        <w:rPr>
          <w:sz w:val="22"/>
          <w:szCs w:val="22"/>
        </w:rPr>
        <w:t>*</w:t>
      </w:r>
      <w:r w:rsidR="00957666">
        <w:rPr>
          <w:sz w:val="22"/>
          <w:szCs w:val="22"/>
        </w:rPr>
        <w:t>Competence Centre Thermal Energy Storage</w:t>
      </w:r>
      <w:r w:rsidR="00180770">
        <w:rPr>
          <w:sz w:val="22"/>
          <w:szCs w:val="22"/>
        </w:rPr>
        <w:t>*</w:t>
      </w:r>
      <w:r w:rsidRPr="000D26FF">
        <w:rPr>
          <w:sz w:val="22"/>
          <w:szCs w:val="22"/>
        </w:rPr>
        <w:t xml:space="preserve"> (</w:t>
      </w:r>
      <w:r w:rsidR="00957666">
        <w:rPr>
          <w:sz w:val="22"/>
          <w:szCs w:val="22"/>
        </w:rPr>
        <w:t>CC</w:t>
      </w:r>
      <w:r w:rsidR="0032396E">
        <w:rPr>
          <w:sz w:val="22"/>
          <w:szCs w:val="22"/>
        </w:rPr>
        <w:t xml:space="preserve"> </w:t>
      </w:r>
      <w:r w:rsidR="00957666">
        <w:rPr>
          <w:sz w:val="22"/>
          <w:szCs w:val="22"/>
        </w:rPr>
        <w:t>TES)</w:t>
      </w:r>
      <w:r w:rsidR="00945EAE">
        <w:rPr>
          <w:sz w:val="22"/>
          <w:szCs w:val="22"/>
        </w:rPr>
        <w:t xml:space="preserve"> at *Lucerne University of Applied Sciences and Arts* (</w:t>
      </w:r>
      <w:r w:rsidR="00B10BDE">
        <w:rPr>
          <w:sz w:val="22"/>
          <w:szCs w:val="22"/>
        </w:rPr>
        <w:t>HSLU</w:t>
      </w:r>
      <w:r w:rsidR="00945EAE">
        <w:rPr>
          <w:sz w:val="22"/>
          <w:szCs w:val="22"/>
        </w:rPr>
        <w:t>)</w:t>
      </w:r>
      <w:r w:rsidR="00B10BDE">
        <w:rPr>
          <w:sz w:val="22"/>
          <w:szCs w:val="22"/>
        </w:rPr>
        <w:t>.</w:t>
      </w:r>
      <w:r>
        <w:rPr>
          <w:sz w:val="22"/>
          <w:szCs w:val="22"/>
        </w:rPr>
        <w:t xml:space="preserve"> </w:t>
      </w:r>
      <w:r w:rsidR="00D45889" w:rsidRPr="00BD33A2">
        <w:rPr>
          <w:sz w:val="22"/>
          <w:szCs w:val="22"/>
        </w:rPr>
        <w:t>The research published in this publication was carried out with the support of the Swiss Federal Office of Energy as part of the SWEET consortium EDGE. The authors bear sole responsibility for the conclusions and the results presented in this publication.</w:t>
      </w:r>
    </w:p>
    <w:p w14:paraId="0C7D5E4F" w14:textId="77777777" w:rsidR="00552D64" w:rsidRPr="00BD33A2" w:rsidRDefault="00552D64" w:rsidP="00552D64">
      <w:pPr>
        <w:spacing w:after="0" w:line="240" w:lineRule="auto"/>
        <w:contextualSpacing/>
        <w:rPr>
          <w:sz w:val="22"/>
          <w:szCs w:val="22"/>
        </w:rPr>
      </w:pPr>
    </w:p>
    <w:p w14:paraId="549F29EE" w14:textId="7C976FC9" w:rsidR="004B7DCD" w:rsidRPr="009972FF" w:rsidRDefault="00C70286" w:rsidP="004B7DCD">
      <w:pPr>
        <w:spacing w:after="0" w:line="240" w:lineRule="auto"/>
        <w:contextualSpacing/>
        <w:rPr>
          <w:b/>
          <w:sz w:val="22"/>
          <w:szCs w:val="22"/>
        </w:rPr>
      </w:pPr>
      <w:r w:rsidRPr="00BD33A2">
        <w:rPr>
          <w:b/>
          <w:sz w:val="22"/>
          <w:szCs w:val="22"/>
        </w:rPr>
        <w:t xml:space="preserve"># </w:t>
      </w:r>
      <w:r w:rsidR="005D4599" w:rsidRPr="00BD33A2">
        <w:rPr>
          <w:b/>
          <w:sz w:val="22"/>
          <w:szCs w:val="22"/>
        </w:rPr>
        <w:t>References</w:t>
      </w:r>
    </w:p>
    <w:p w14:paraId="2FB590E7" w14:textId="77777777" w:rsidR="00875EFE" w:rsidRPr="00BD33A2" w:rsidRDefault="00875EFE" w:rsidP="004B7DCD">
      <w:pPr>
        <w:spacing w:after="0" w:line="240" w:lineRule="auto"/>
        <w:rPr>
          <w:bCs/>
          <w:sz w:val="22"/>
          <w:szCs w:val="22"/>
        </w:rPr>
      </w:pPr>
    </w:p>
    <w:p w14:paraId="027DCC92" w14:textId="0BA32529" w:rsidR="004B7DCD" w:rsidRPr="00BD33A2" w:rsidRDefault="004B7DCD" w:rsidP="004B7DCD">
      <w:pPr>
        <w:spacing w:after="0" w:line="240" w:lineRule="auto"/>
        <w:rPr>
          <w:bCs/>
          <w:color w:val="EE0000"/>
          <w:sz w:val="22"/>
          <w:szCs w:val="22"/>
          <w:u w:val="single"/>
        </w:rPr>
      </w:pPr>
      <w:r w:rsidRPr="00BD33A2">
        <w:rPr>
          <w:bCs/>
          <w:color w:val="EE0000"/>
          <w:sz w:val="22"/>
          <w:szCs w:val="22"/>
          <w:u w:val="single"/>
        </w:rPr>
        <w:t>MAYBE USED LATER</w:t>
      </w:r>
      <w:r w:rsidR="008208ED">
        <w:rPr>
          <w:bCs/>
          <w:color w:val="EE0000"/>
          <w:sz w:val="22"/>
          <w:szCs w:val="22"/>
          <w:u w:val="single"/>
        </w:rPr>
        <w:t>:</w:t>
      </w:r>
    </w:p>
    <w:p w14:paraId="68F2DCEB" w14:textId="77777777" w:rsidR="008E58F2" w:rsidRPr="00BD33A2" w:rsidRDefault="008E58F2" w:rsidP="00552D64">
      <w:pPr>
        <w:spacing w:after="0" w:line="240" w:lineRule="auto"/>
        <w:contextualSpacing/>
        <w:rPr>
          <w:bCs/>
          <w:color w:val="EE0000"/>
          <w:sz w:val="22"/>
          <w:szCs w:val="22"/>
        </w:rPr>
      </w:pPr>
    </w:p>
    <w:p w14:paraId="34480936" w14:textId="40FD09BE" w:rsidR="004B7DCD" w:rsidRPr="00BD33A2" w:rsidRDefault="004B7DCD" w:rsidP="00552D64">
      <w:pPr>
        <w:spacing w:after="0" w:line="240" w:lineRule="auto"/>
        <w:contextualSpacing/>
        <w:rPr>
          <w:bCs/>
          <w:color w:val="EE0000"/>
          <w:sz w:val="22"/>
          <w:szCs w:val="22"/>
        </w:rPr>
      </w:pPr>
      <w:r w:rsidRPr="00BD33A2">
        <w:rPr>
          <w:bCs/>
          <w:color w:val="EE0000"/>
          <w:sz w:val="22"/>
          <w:szCs w:val="22"/>
        </w:rPr>
        <w:t xml:space="preserve">Many open-source energy system modelling frameworks exist, such as e.g., SESMG [ref], EHTOS.FINE [ref], REHO [ref], CESAR-P [ref], </w:t>
      </w:r>
      <w:proofErr w:type="spellStart"/>
      <w:r w:rsidRPr="00BD33A2">
        <w:rPr>
          <w:bCs/>
          <w:color w:val="EE0000"/>
          <w:sz w:val="22"/>
          <w:szCs w:val="22"/>
        </w:rPr>
        <w:t>EnergyPlus</w:t>
      </w:r>
      <w:proofErr w:type="spellEnd"/>
      <w:r w:rsidRPr="00BD33A2">
        <w:rPr>
          <w:bCs/>
          <w:color w:val="EE0000"/>
          <w:sz w:val="22"/>
          <w:szCs w:val="22"/>
        </w:rPr>
        <w:t xml:space="preserve"> [ref], </w:t>
      </w:r>
      <w:proofErr w:type="spellStart"/>
      <w:r w:rsidRPr="00BD33A2">
        <w:rPr>
          <w:bCs/>
          <w:color w:val="EE0000"/>
          <w:sz w:val="22"/>
          <w:szCs w:val="22"/>
        </w:rPr>
        <w:t>EnergyScope</w:t>
      </w:r>
      <w:proofErr w:type="spellEnd"/>
      <w:r w:rsidRPr="00BD33A2">
        <w:rPr>
          <w:bCs/>
          <w:color w:val="EE0000"/>
          <w:sz w:val="22"/>
          <w:szCs w:val="22"/>
        </w:rPr>
        <w:t xml:space="preserve"> [ref] </w:t>
      </w:r>
      <w:proofErr w:type="gramStart"/>
      <w:r w:rsidRPr="00BD33A2">
        <w:rPr>
          <w:bCs/>
          <w:color w:val="EE0000"/>
          <w:sz w:val="22"/>
          <w:szCs w:val="22"/>
        </w:rPr>
        <w:t>(..</w:t>
      </w:r>
      <w:proofErr w:type="gramEnd"/>
      <w:r w:rsidRPr="00BD33A2">
        <w:rPr>
          <w:bCs/>
          <w:color w:val="EE0000"/>
          <w:sz w:val="22"/>
          <w:szCs w:val="22"/>
        </w:rPr>
        <w:t>find more). While these models provide valuable frameworks for evaluating multi-energy systems on various spatial and temporal scales, they require the modeller to provide input data such as demand profiles, cost information, or technology specifications.</w:t>
      </w:r>
    </w:p>
    <w:p w14:paraId="7A9B13B1" w14:textId="77777777" w:rsidR="008E58F2" w:rsidRPr="00BD33A2" w:rsidRDefault="008E58F2" w:rsidP="00552D64">
      <w:pPr>
        <w:spacing w:after="0" w:line="240" w:lineRule="auto"/>
        <w:contextualSpacing/>
        <w:rPr>
          <w:b/>
          <w:sz w:val="22"/>
          <w:szCs w:val="22"/>
        </w:rPr>
      </w:pPr>
    </w:p>
    <w:sectPr w:rsidR="008E58F2" w:rsidRPr="00BD33A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hütz Philipp HSLU T&amp;A" w:date="2025-12-06T08:55:00Z" w:initials="PS">
    <w:p w14:paraId="0A7982E1" w14:textId="77777777" w:rsidR="00890455" w:rsidRDefault="00890455" w:rsidP="00890455">
      <w:pPr>
        <w:pStyle w:val="Kommentartext"/>
      </w:pPr>
      <w:r>
        <w:rPr>
          <w:rStyle w:val="Kommentarzeichen"/>
        </w:rPr>
        <w:annotationRef/>
      </w:r>
      <w:r>
        <w:rPr>
          <w:lang w:val="de-CH"/>
        </w:rPr>
        <w:t>Wieso nicht einfach „district scale“ hier?</w:t>
      </w:r>
    </w:p>
  </w:comment>
  <w:comment w:id="32" w:author="Schütz Philipp HSLU T&amp;A" w:date="2025-12-06T09:27:00Z" w:initials="PS">
    <w:p w14:paraId="25D7EB3D" w14:textId="77777777" w:rsidR="00753152" w:rsidRDefault="00753152" w:rsidP="00753152">
      <w:pPr>
        <w:pStyle w:val="Kommentartext"/>
      </w:pPr>
      <w:r>
        <w:rPr>
          <w:rStyle w:val="Kommentarzeichen"/>
        </w:rPr>
        <w:annotationRef/>
      </w:r>
      <w:r>
        <w:rPr>
          <w:lang w:val="de-CH"/>
        </w:rPr>
        <w:t>Muss es räumlich aggregiert sein? Könnten es nicht „im Prinzip“ beliebige Gebäude sein?</w:t>
      </w:r>
    </w:p>
  </w:comment>
  <w:comment w:id="33" w:author="Schütz Philipp HSLU T&amp;A" w:date="2025-12-06T09:27:00Z" w:initials="PS">
    <w:p w14:paraId="2E70A329" w14:textId="77777777" w:rsidR="00014733" w:rsidRDefault="00014733" w:rsidP="00014733">
      <w:pPr>
        <w:pStyle w:val="Kommentartext"/>
      </w:pPr>
      <w:r>
        <w:rPr>
          <w:rStyle w:val="Kommentarzeichen"/>
        </w:rPr>
        <w:annotationRef/>
      </w:r>
      <w:r>
        <w:rPr>
          <w:lang w:val="de-CH"/>
        </w:rPr>
        <w:t>Gemeine Frage hierzu: Alle Bilder sind „open 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7982E1" w15:done="0"/>
  <w15:commentEx w15:paraId="25D7EB3D" w15:done="0"/>
  <w15:commentEx w15:paraId="2E70A3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2E0BEF" w16cex:dateUtc="2025-12-06T07:55:00Z"/>
  <w16cex:commentExtensible w16cex:durableId="31273A48" w16cex:dateUtc="2025-12-06T08:27:00Z"/>
  <w16cex:commentExtensible w16cex:durableId="7927CD01" w16cex:dateUtc="2025-12-06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7982E1" w16cid:durableId="462E0BEF"/>
  <w16cid:commentId w16cid:paraId="25D7EB3D" w16cid:durableId="31273A48"/>
  <w16cid:commentId w16cid:paraId="2E70A329" w16cid:durableId="7927CD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2D38"/>
    <w:multiLevelType w:val="hybridMultilevel"/>
    <w:tmpl w:val="91748772"/>
    <w:lvl w:ilvl="0" w:tplc="0F685E0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C450764"/>
    <w:multiLevelType w:val="hybridMultilevel"/>
    <w:tmpl w:val="BF00FC1E"/>
    <w:lvl w:ilvl="0" w:tplc="A1221A7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4C24314"/>
    <w:multiLevelType w:val="hybridMultilevel"/>
    <w:tmpl w:val="A322E0E8"/>
    <w:lvl w:ilvl="0" w:tplc="D43A7582">
      <w:numFmt w:val="bullet"/>
      <w:lvlText w:val="-"/>
      <w:lvlJc w:val="left"/>
      <w:pPr>
        <w:ind w:left="720" w:hanging="360"/>
      </w:pPr>
      <w:rPr>
        <w:rFonts w:ascii="Aptos" w:eastAsiaTheme="minorHAnsi" w:hAnsi="Aptos"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03467817">
    <w:abstractNumId w:val="2"/>
  </w:num>
  <w:num w:numId="2" w16cid:durableId="1576355440">
    <w:abstractNumId w:val="0"/>
  </w:num>
  <w:num w:numId="3" w16cid:durableId="12121559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ütz Philipp HSLU T&amp;A">
    <w15:presenceInfo w15:providerId="AD" w15:userId="S::philipp.schuetz@hslu.ch::1178d72b-56d4-4380-8b9c-351868f42a5c"/>
  </w15:person>
  <w15:person w15:author="Vecsei Pascal Marc HSLU T&amp;A">
    <w15:presenceInfo w15:providerId="AD" w15:userId="S::pascalmarc.vecsei@hslu.ch::c83e949a-09cb-4e77-8066-60485c9fee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3B"/>
    <w:rsid w:val="00000079"/>
    <w:rsid w:val="00014733"/>
    <w:rsid w:val="000202D4"/>
    <w:rsid w:val="0002068C"/>
    <w:rsid w:val="000247B0"/>
    <w:rsid w:val="00030C5E"/>
    <w:rsid w:val="00030DF6"/>
    <w:rsid w:val="0003279F"/>
    <w:rsid w:val="00032D12"/>
    <w:rsid w:val="00034418"/>
    <w:rsid w:val="00036769"/>
    <w:rsid w:val="00052A05"/>
    <w:rsid w:val="00062777"/>
    <w:rsid w:val="000641AF"/>
    <w:rsid w:val="00066007"/>
    <w:rsid w:val="000673CB"/>
    <w:rsid w:val="000738F8"/>
    <w:rsid w:val="000874E4"/>
    <w:rsid w:val="00090A7B"/>
    <w:rsid w:val="00095D19"/>
    <w:rsid w:val="000A77CA"/>
    <w:rsid w:val="000B47D3"/>
    <w:rsid w:val="000B68A0"/>
    <w:rsid w:val="000C3A12"/>
    <w:rsid w:val="000C6285"/>
    <w:rsid w:val="000D26FF"/>
    <w:rsid w:val="000D7EE1"/>
    <w:rsid w:val="000D7F05"/>
    <w:rsid w:val="000E4019"/>
    <w:rsid w:val="000E40DE"/>
    <w:rsid w:val="000F063F"/>
    <w:rsid w:val="000F4497"/>
    <w:rsid w:val="00111CCA"/>
    <w:rsid w:val="00114637"/>
    <w:rsid w:val="00115E1B"/>
    <w:rsid w:val="001206B4"/>
    <w:rsid w:val="00134BDD"/>
    <w:rsid w:val="00144200"/>
    <w:rsid w:val="00146E08"/>
    <w:rsid w:val="00150B14"/>
    <w:rsid w:val="00151B28"/>
    <w:rsid w:val="00156520"/>
    <w:rsid w:val="001636AB"/>
    <w:rsid w:val="00171F1C"/>
    <w:rsid w:val="00175089"/>
    <w:rsid w:val="001776B2"/>
    <w:rsid w:val="00177742"/>
    <w:rsid w:val="00180359"/>
    <w:rsid w:val="00180770"/>
    <w:rsid w:val="001821D4"/>
    <w:rsid w:val="001924C0"/>
    <w:rsid w:val="00193CD8"/>
    <w:rsid w:val="001A0283"/>
    <w:rsid w:val="001A4BA8"/>
    <w:rsid w:val="001B3326"/>
    <w:rsid w:val="001B6054"/>
    <w:rsid w:val="001C2BBE"/>
    <w:rsid w:val="001D3FE4"/>
    <w:rsid w:val="001D67A9"/>
    <w:rsid w:val="001E793D"/>
    <w:rsid w:val="0020741F"/>
    <w:rsid w:val="002110B3"/>
    <w:rsid w:val="00212049"/>
    <w:rsid w:val="002126A9"/>
    <w:rsid w:val="00214293"/>
    <w:rsid w:val="00221C6F"/>
    <w:rsid w:val="002231B1"/>
    <w:rsid w:val="00225A6C"/>
    <w:rsid w:val="0023264F"/>
    <w:rsid w:val="00240B88"/>
    <w:rsid w:val="002433EB"/>
    <w:rsid w:val="0024499E"/>
    <w:rsid w:val="00252589"/>
    <w:rsid w:val="00257A5E"/>
    <w:rsid w:val="002618DB"/>
    <w:rsid w:val="0026564A"/>
    <w:rsid w:val="002735A7"/>
    <w:rsid w:val="002856AC"/>
    <w:rsid w:val="0029320E"/>
    <w:rsid w:val="002A13E1"/>
    <w:rsid w:val="002A1A3B"/>
    <w:rsid w:val="002B22B6"/>
    <w:rsid w:val="002B4C88"/>
    <w:rsid w:val="002C2476"/>
    <w:rsid w:val="002C6BCF"/>
    <w:rsid w:val="002C73E6"/>
    <w:rsid w:val="002D2DE1"/>
    <w:rsid w:val="002E4926"/>
    <w:rsid w:val="002E57D4"/>
    <w:rsid w:val="002E670D"/>
    <w:rsid w:val="002E6FA2"/>
    <w:rsid w:val="00300DCD"/>
    <w:rsid w:val="003037C0"/>
    <w:rsid w:val="00303E23"/>
    <w:rsid w:val="00306E26"/>
    <w:rsid w:val="00310ECB"/>
    <w:rsid w:val="0031172B"/>
    <w:rsid w:val="00315317"/>
    <w:rsid w:val="0032396E"/>
    <w:rsid w:val="00326F26"/>
    <w:rsid w:val="00327F61"/>
    <w:rsid w:val="003314CA"/>
    <w:rsid w:val="003404D5"/>
    <w:rsid w:val="00341756"/>
    <w:rsid w:val="0034217A"/>
    <w:rsid w:val="00343667"/>
    <w:rsid w:val="00343D9A"/>
    <w:rsid w:val="003478EA"/>
    <w:rsid w:val="00351784"/>
    <w:rsid w:val="00353727"/>
    <w:rsid w:val="0035511F"/>
    <w:rsid w:val="00363912"/>
    <w:rsid w:val="003645E9"/>
    <w:rsid w:val="00384240"/>
    <w:rsid w:val="00384F02"/>
    <w:rsid w:val="0038516E"/>
    <w:rsid w:val="003A245F"/>
    <w:rsid w:val="003B29D6"/>
    <w:rsid w:val="003B781A"/>
    <w:rsid w:val="003C2CA7"/>
    <w:rsid w:val="003D03DF"/>
    <w:rsid w:val="003D31B2"/>
    <w:rsid w:val="003E5182"/>
    <w:rsid w:val="003F32DF"/>
    <w:rsid w:val="003F57D8"/>
    <w:rsid w:val="003F695E"/>
    <w:rsid w:val="00403A6E"/>
    <w:rsid w:val="004068A8"/>
    <w:rsid w:val="00407973"/>
    <w:rsid w:val="004134E8"/>
    <w:rsid w:val="004316EB"/>
    <w:rsid w:val="004435FF"/>
    <w:rsid w:val="00444CE2"/>
    <w:rsid w:val="00446269"/>
    <w:rsid w:val="00446D46"/>
    <w:rsid w:val="00461A18"/>
    <w:rsid w:val="00470912"/>
    <w:rsid w:val="00471BEB"/>
    <w:rsid w:val="0047433D"/>
    <w:rsid w:val="00475868"/>
    <w:rsid w:val="004816D5"/>
    <w:rsid w:val="00491238"/>
    <w:rsid w:val="00492DF6"/>
    <w:rsid w:val="00497347"/>
    <w:rsid w:val="004A055C"/>
    <w:rsid w:val="004A7B62"/>
    <w:rsid w:val="004B7DCD"/>
    <w:rsid w:val="004C3ED0"/>
    <w:rsid w:val="004D0D2C"/>
    <w:rsid w:val="004D4E2C"/>
    <w:rsid w:val="004D6344"/>
    <w:rsid w:val="004E7F7A"/>
    <w:rsid w:val="00511644"/>
    <w:rsid w:val="0052427A"/>
    <w:rsid w:val="0052443C"/>
    <w:rsid w:val="00526882"/>
    <w:rsid w:val="00535E6B"/>
    <w:rsid w:val="00536F5D"/>
    <w:rsid w:val="00547233"/>
    <w:rsid w:val="00552D64"/>
    <w:rsid w:val="00557BF7"/>
    <w:rsid w:val="00566922"/>
    <w:rsid w:val="00570D6B"/>
    <w:rsid w:val="005759FD"/>
    <w:rsid w:val="00582462"/>
    <w:rsid w:val="0058688F"/>
    <w:rsid w:val="00593E8E"/>
    <w:rsid w:val="00595A1B"/>
    <w:rsid w:val="005A2151"/>
    <w:rsid w:val="005A3D10"/>
    <w:rsid w:val="005A57A9"/>
    <w:rsid w:val="005A793B"/>
    <w:rsid w:val="005B4CBD"/>
    <w:rsid w:val="005C41EE"/>
    <w:rsid w:val="005C5F44"/>
    <w:rsid w:val="005D4599"/>
    <w:rsid w:val="005F57D1"/>
    <w:rsid w:val="0060187C"/>
    <w:rsid w:val="0061424B"/>
    <w:rsid w:val="00615483"/>
    <w:rsid w:val="006159A8"/>
    <w:rsid w:val="00623984"/>
    <w:rsid w:val="00625106"/>
    <w:rsid w:val="00631E4F"/>
    <w:rsid w:val="006339D6"/>
    <w:rsid w:val="00647344"/>
    <w:rsid w:val="006533AE"/>
    <w:rsid w:val="00657E65"/>
    <w:rsid w:val="006712CF"/>
    <w:rsid w:val="00675951"/>
    <w:rsid w:val="0069490C"/>
    <w:rsid w:val="006A00FF"/>
    <w:rsid w:val="006A5B7C"/>
    <w:rsid w:val="006B29B1"/>
    <w:rsid w:val="006B57A5"/>
    <w:rsid w:val="006B7AFA"/>
    <w:rsid w:val="006C4209"/>
    <w:rsid w:val="006C431A"/>
    <w:rsid w:val="006C5FF5"/>
    <w:rsid w:val="006C7550"/>
    <w:rsid w:val="006D2573"/>
    <w:rsid w:val="006D3A49"/>
    <w:rsid w:val="006D7E92"/>
    <w:rsid w:val="006E60D3"/>
    <w:rsid w:val="006E6453"/>
    <w:rsid w:val="006F465D"/>
    <w:rsid w:val="006F5271"/>
    <w:rsid w:val="007077DA"/>
    <w:rsid w:val="007117F2"/>
    <w:rsid w:val="00716591"/>
    <w:rsid w:val="00717270"/>
    <w:rsid w:val="007217BB"/>
    <w:rsid w:val="00721EE6"/>
    <w:rsid w:val="00723BF0"/>
    <w:rsid w:val="00723C6D"/>
    <w:rsid w:val="0074258D"/>
    <w:rsid w:val="00753152"/>
    <w:rsid w:val="00756964"/>
    <w:rsid w:val="0076006B"/>
    <w:rsid w:val="00760073"/>
    <w:rsid w:val="00763FBE"/>
    <w:rsid w:val="007651CB"/>
    <w:rsid w:val="00767CCD"/>
    <w:rsid w:val="007772BE"/>
    <w:rsid w:val="0078419A"/>
    <w:rsid w:val="00786D77"/>
    <w:rsid w:val="00787602"/>
    <w:rsid w:val="00793B33"/>
    <w:rsid w:val="00795F6C"/>
    <w:rsid w:val="00797056"/>
    <w:rsid w:val="007B35E8"/>
    <w:rsid w:val="007B474D"/>
    <w:rsid w:val="007B4A19"/>
    <w:rsid w:val="007C05F8"/>
    <w:rsid w:val="007C57BA"/>
    <w:rsid w:val="007D5CC2"/>
    <w:rsid w:val="007D7DCC"/>
    <w:rsid w:val="007E22D6"/>
    <w:rsid w:val="007E4F0A"/>
    <w:rsid w:val="007F0728"/>
    <w:rsid w:val="007F78F1"/>
    <w:rsid w:val="0080570C"/>
    <w:rsid w:val="0080665D"/>
    <w:rsid w:val="00807099"/>
    <w:rsid w:val="008077DF"/>
    <w:rsid w:val="008107CA"/>
    <w:rsid w:val="00810FE3"/>
    <w:rsid w:val="008208ED"/>
    <w:rsid w:val="00821795"/>
    <w:rsid w:val="00823B5F"/>
    <w:rsid w:val="0082411E"/>
    <w:rsid w:val="00835001"/>
    <w:rsid w:val="0083741C"/>
    <w:rsid w:val="0084416D"/>
    <w:rsid w:val="00844485"/>
    <w:rsid w:val="00852861"/>
    <w:rsid w:val="0085778E"/>
    <w:rsid w:val="00862006"/>
    <w:rsid w:val="00862DBE"/>
    <w:rsid w:val="00864242"/>
    <w:rsid w:val="00866BE9"/>
    <w:rsid w:val="0086700E"/>
    <w:rsid w:val="00870B84"/>
    <w:rsid w:val="00873A95"/>
    <w:rsid w:val="00875EFE"/>
    <w:rsid w:val="00877159"/>
    <w:rsid w:val="00880D94"/>
    <w:rsid w:val="00882F82"/>
    <w:rsid w:val="00884D25"/>
    <w:rsid w:val="008867AE"/>
    <w:rsid w:val="008869BE"/>
    <w:rsid w:val="0089037A"/>
    <w:rsid w:val="00890455"/>
    <w:rsid w:val="00896076"/>
    <w:rsid w:val="008A1059"/>
    <w:rsid w:val="008A26BA"/>
    <w:rsid w:val="008A792D"/>
    <w:rsid w:val="008C1941"/>
    <w:rsid w:val="008C609C"/>
    <w:rsid w:val="008D3F4A"/>
    <w:rsid w:val="008E3824"/>
    <w:rsid w:val="008E58F2"/>
    <w:rsid w:val="008E7039"/>
    <w:rsid w:val="008F0499"/>
    <w:rsid w:val="008F2F9B"/>
    <w:rsid w:val="008F3832"/>
    <w:rsid w:val="00901791"/>
    <w:rsid w:val="00905023"/>
    <w:rsid w:val="00910B6A"/>
    <w:rsid w:val="009120A4"/>
    <w:rsid w:val="00926860"/>
    <w:rsid w:val="009278D3"/>
    <w:rsid w:val="00932D25"/>
    <w:rsid w:val="00934BEF"/>
    <w:rsid w:val="009435C7"/>
    <w:rsid w:val="00943E30"/>
    <w:rsid w:val="00944F97"/>
    <w:rsid w:val="00945463"/>
    <w:rsid w:val="00945EAE"/>
    <w:rsid w:val="009526F5"/>
    <w:rsid w:val="009570FF"/>
    <w:rsid w:val="00957666"/>
    <w:rsid w:val="00961C01"/>
    <w:rsid w:val="0096736D"/>
    <w:rsid w:val="0097346B"/>
    <w:rsid w:val="009736A4"/>
    <w:rsid w:val="0097431D"/>
    <w:rsid w:val="00983448"/>
    <w:rsid w:val="00993CBC"/>
    <w:rsid w:val="009972FF"/>
    <w:rsid w:val="009A36C9"/>
    <w:rsid w:val="009A677D"/>
    <w:rsid w:val="009B291C"/>
    <w:rsid w:val="009C2295"/>
    <w:rsid w:val="009C33A8"/>
    <w:rsid w:val="009C4CA3"/>
    <w:rsid w:val="009D12B0"/>
    <w:rsid w:val="009D49AE"/>
    <w:rsid w:val="009D72DE"/>
    <w:rsid w:val="009D7DE8"/>
    <w:rsid w:val="009F7FD9"/>
    <w:rsid w:val="00A04359"/>
    <w:rsid w:val="00A10DE3"/>
    <w:rsid w:val="00A173A7"/>
    <w:rsid w:val="00A232C5"/>
    <w:rsid w:val="00A261B8"/>
    <w:rsid w:val="00A3195A"/>
    <w:rsid w:val="00A32650"/>
    <w:rsid w:val="00A37EBC"/>
    <w:rsid w:val="00A470BD"/>
    <w:rsid w:val="00A557AC"/>
    <w:rsid w:val="00A573BC"/>
    <w:rsid w:val="00A6308A"/>
    <w:rsid w:val="00A63DE2"/>
    <w:rsid w:val="00A73016"/>
    <w:rsid w:val="00A76B8A"/>
    <w:rsid w:val="00A80758"/>
    <w:rsid w:val="00A836C6"/>
    <w:rsid w:val="00A84D83"/>
    <w:rsid w:val="00A855B9"/>
    <w:rsid w:val="00AA0F9A"/>
    <w:rsid w:val="00AA5290"/>
    <w:rsid w:val="00AB0DAF"/>
    <w:rsid w:val="00AB0FCD"/>
    <w:rsid w:val="00AB6CA9"/>
    <w:rsid w:val="00AC06D3"/>
    <w:rsid w:val="00AD10DE"/>
    <w:rsid w:val="00AD121D"/>
    <w:rsid w:val="00AD1AA9"/>
    <w:rsid w:val="00AD2C71"/>
    <w:rsid w:val="00AD49A6"/>
    <w:rsid w:val="00AD627F"/>
    <w:rsid w:val="00AE42DF"/>
    <w:rsid w:val="00AE657F"/>
    <w:rsid w:val="00AF4346"/>
    <w:rsid w:val="00AF4E76"/>
    <w:rsid w:val="00AF63C1"/>
    <w:rsid w:val="00B00DAB"/>
    <w:rsid w:val="00B01079"/>
    <w:rsid w:val="00B05D85"/>
    <w:rsid w:val="00B10BDE"/>
    <w:rsid w:val="00B468EF"/>
    <w:rsid w:val="00B67FAC"/>
    <w:rsid w:val="00B7053F"/>
    <w:rsid w:val="00B74E18"/>
    <w:rsid w:val="00B90F06"/>
    <w:rsid w:val="00B916FF"/>
    <w:rsid w:val="00B93500"/>
    <w:rsid w:val="00B93852"/>
    <w:rsid w:val="00BA0491"/>
    <w:rsid w:val="00BA329C"/>
    <w:rsid w:val="00BB3A5D"/>
    <w:rsid w:val="00BD33A2"/>
    <w:rsid w:val="00BD4C2C"/>
    <w:rsid w:val="00BE0BCA"/>
    <w:rsid w:val="00BE0F54"/>
    <w:rsid w:val="00BE26EE"/>
    <w:rsid w:val="00BE638C"/>
    <w:rsid w:val="00BE77BE"/>
    <w:rsid w:val="00C0208E"/>
    <w:rsid w:val="00C0340C"/>
    <w:rsid w:val="00C07B9D"/>
    <w:rsid w:val="00C11F04"/>
    <w:rsid w:val="00C216F0"/>
    <w:rsid w:val="00C262FB"/>
    <w:rsid w:val="00C267E6"/>
    <w:rsid w:val="00C35464"/>
    <w:rsid w:val="00C37061"/>
    <w:rsid w:val="00C43D73"/>
    <w:rsid w:val="00C46EB8"/>
    <w:rsid w:val="00C538E1"/>
    <w:rsid w:val="00C56B64"/>
    <w:rsid w:val="00C622FE"/>
    <w:rsid w:val="00C63203"/>
    <w:rsid w:val="00C64C84"/>
    <w:rsid w:val="00C662F3"/>
    <w:rsid w:val="00C70286"/>
    <w:rsid w:val="00C70BE4"/>
    <w:rsid w:val="00C7604E"/>
    <w:rsid w:val="00C774D4"/>
    <w:rsid w:val="00C83B52"/>
    <w:rsid w:val="00C85E93"/>
    <w:rsid w:val="00C92AFA"/>
    <w:rsid w:val="00C937D0"/>
    <w:rsid w:val="00C950BC"/>
    <w:rsid w:val="00C96FAC"/>
    <w:rsid w:val="00CA5E2F"/>
    <w:rsid w:val="00CC7756"/>
    <w:rsid w:val="00CD2287"/>
    <w:rsid w:val="00CE121E"/>
    <w:rsid w:val="00CE14AA"/>
    <w:rsid w:val="00CE227D"/>
    <w:rsid w:val="00CE29E2"/>
    <w:rsid w:val="00D027C5"/>
    <w:rsid w:val="00D2207D"/>
    <w:rsid w:val="00D223D6"/>
    <w:rsid w:val="00D32443"/>
    <w:rsid w:val="00D34ABE"/>
    <w:rsid w:val="00D41AB4"/>
    <w:rsid w:val="00D44A8E"/>
    <w:rsid w:val="00D45889"/>
    <w:rsid w:val="00D46AC3"/>
    <w:rsid w:val="00D470D2"/>
    <w:rsid w:val="00D47E28"/>
    <w:rsid w:val="00D47E43"/>
    <w:rsid w:val="00D508A3"/>
    <w:rsid w:val="00D51D61"/>
    <w:rsid w:val="00D51E66"/>
    <w:rsid w:val="00D67E30"/>
    <w:rsid w:val="00D72EE1"/>
    <w:rsid w:val="00D8436C"/>
    <w:rsid w:val="00D90163"/>
    <w:rsid w:val="00D9272A"/>
    <w:rsid w:val="00DA17C4"/>
    <w:rsid w:val="00DA27F7"/>
    <w:rsid w:val="00DA6C63"/>
    <w:rsid w:val="00DB3BB9"/>
    <w:rsid w:val="00DC32C7"/>
    <w:rsid w:val="00DD1D42"/>
    <w:rsid w:val="00DD301E"/>
    <w:rsid w:val="00DD66C4"/>
    <w:rsid w:val="00DD6CF4"/>
    <w:rsid w:val="00DE274B"/>
    <w:rsid w:val="00DE32C9"/>
    <w:rsid w:val="00DE5872"/>
    <w:rsid w:val="00DF392A"/>
    <w:rsid w:val="00DF4269"/>
    <w:rsid w:val="00E03D8D"/>
    <w:rsid w:val="00E058C8"/>
    <w:rsid w:val="00E1742E"/>
    <w:rsid w:val="00E254B1"/>
    <w:rsid w:val="00E34A47"/>
    <w:rsid w:val="00E3693F"/>
    <w:rsid w:val="00E420A1"/>
    <w:rsid w:val="00E51294"/>
    <w:rsid w:val="00E55981"/>
    <w:rsid w:val="00E55B37"/>
    <w:rsid w:val="00E57F7A"/>
    <w:rsid w:val="00E605DC"/>
    <w:rsid w:val="00E67936"/>
    <w:rsid w:val="00E719C4"/>
    <w:rsid w:val="00E81F29"/>
    <w:rsid w:val="00E825A1"/>
    <w:rsid w:val="00E92570"/>
    <w:rsid w:val="00E93798"/>
    <w:rsid w:val="00E942B2"/>
    <w:rsid w:val="00E9475C"/>
    <w:rsid w:val="00EA5DA5"/>
    <w:rsid w:val="00EC5EED"/>
    <w:rsid w:val="00ED6497"/>
    <w:rsid w:val="00ED67EE"/>
    <w:rsid w:val="00ED6BAE"/>
    <w:rsid w:val="00EE3A50"/>
    <w:rsid w:val="00EF0285"/>
    <w:rsid w:val="00EF05EB"/>
    <w:rsid w:val="00EF122F"/>
    <w:rsid w:val="00F1123D"/>
    <w:rsid w:val="00F12144"/>
    <w:rsid w:val="00F2121C"/>
    <w:rsid w:val="00F214AD"/>
    <w:rsid w:val="00F24F3C"/>
    <w:rsid w:val="00F25625"/>
    <w:rsid w:val="00F26D07"/>
    <w:rsid w:val="00F30052"/>
    <w:rsid w:val="00F30F95"/>
    <w:rsid w:val="00F33CD3"/>
    <w:rsid w:val="00F35851"/>
    <w:rsid w:val="00F43196"/>
    <w:rsid w:val="00F44AE7"/>
    <w:rsid w:val="00F500BC"/>
    <w:rsid w:val="00F508EB"/>
    <w:rsid w:val="00F52991"/>
    <w:rsid w:val="00F52F44"/>
    <w:rsid w:val="00F53C34"/>
    <w:rsid w:val="00F55887"/>
    <w:rsid w:val="00F60C0D"/>
    <w:rsid w:val="00F61269"/>
    <w:rsid w:val="00F64E64"/>
    <w:rsid w:val="00F75C45"/>
    <w:rsid w:val="00F76A45"/>
    <w:rsid w:val="00F823A8"/>
    <w:rsid w:val="00F8492A"/>
    <w:rsid w:val="00F8787B"/>
    <w:rsid w:val="00F97563"/>
    <w:rsid w:val="00FA0482"/>
    <w:rsid w:val="00FA6FCB"/>
    <w:rsid w:val="00FB4010"/>
    <w:rsid w:val="00FB6E89"/>
    <w:rsid w:val="00FC3A60"/>
    <w:rsid w:val="00FC5049"/>
    <w:rsid w:val="00FD351B"/>
    <w:rsid w:val="00FD5C1F"/>
    <w:rsid w:val="00FE14BE"/>
    <w:rsid w:val="00FE31D4"/>
    <w:rsid w:val="00FE76E4"/>
    <w:rsid w:val="00FF210D"/>
    <w:rsid w:val="00FF5660"/>
    <w:rsid w:val="00FF5B3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5AC7"/>
  <w15:chartTrackingRefBased/>
  <w15:docId w15:val="{7C904CB3-81C2-436A-A9F6-C89624ED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ZA"/>
    </w:rPr>
  </w:style>
  <w:style w:type="paragraph" w:styleId="berschrift1">
    <w:name w:val="heading 1"/>
    <w:basedOn w:val="Standard"/>
    <w:next w:val="Standard"/>
    <w:link w:val="berschrift1Zchn"/>
    <w:uiPriority w:val="9"/>
    <w:qFormat/>
    <w:rsid w:val="005A7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7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793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793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793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793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793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793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793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793B"/>
    <w:rPr>
      <w:rFonts w:asciiTheme="majorHAnsi" w:eastAsiaTheme="majorEastAsia" w:hAnsiTheme="majorHAnsi" w:cstheme="majorBidi"/>
      <w:color w:val="0F4761" w:themeColor="accent1" w:themeShade="BF"/>
      <w:sz w:val="40"/>
      <w:szCs w:val="40"/>
      <w:lang w:val="en-ZA"/>
    </w:rPr>
  </w:style>
  <w:style w:type="character" w:customStyle="1" w:styleId="berschrift2Zchn">
    <w:name w:val="Überschrift 2 Zchn"/>
    <w:basedOn w:val="Absatz-Standardschriftart"/>
    <w:link w:val="berschrift2"/>
    <w:uiPriority w:val="9"/>
    <w:semiHidden/>
    <w:rsid w:val="005A793B"/>
    <w:rPr>
      <w:rFonts w:asciiTheme="majorHAnsi" w:eastAsiaTheme="majorEastAsia" w:hAnsiTheme="majorHAnsi" w:cstheme="majorBidi"/>
      <w:color w:val="0F4761" w:themeColor="accent1" w:themeShade="BF"/>
      <w:sz w:val="32"/>
      <w:szCs w:val="32"/>
      <w:lang w:val="en-ZA"/>
    </w:rPr>
  </w:style>
  <w:style w:type="character" w:customStyle="1" w:styleId="berschrift3Zchn">
    <w:name w:val="Überschrift 3 Zchn"/>
    <w:basedOn w:val="Absatz-Standardschriftart"/>
    <w:link w:val="berschrift3"/>
    <w:uiPriority w:val="9"/>
    <w:semiHidden/>
    <w:rsid w:val="005A793B"/>
    <w:rPr>
      <w:rFonts w:eastAsiaTheme="majorEastAsia" w:cstheme="majorBidi"/>
      <w:color w:val="0F4761" w:themeColor="accent1" w:themeShade="BF"/>
      <w:sz w:val="28"/>
      <w:szCs w:val="28"/>
      <w:lang w:val="en-ZA"/>
    </w:rPr>
  </w:style>
  <w:style w:type="character" w:customStyle="1" w:styleId="berschrift4Zchn">
    <w:name w:val="Überschrift 4 Zchn"/>
    <w:basedOn w:val="Absatz-Standardschriftart"/>
    <w:link w:val="berschrift4"/>
    <w:uiPriority w:val="9"/>
    <w:semiHidden/>
    <w:rsid w:val="005A793B"/>
    <w:rPr>
      <w:rFonts w:eastAsiaTheme="majorEastAsia" w:cstheme="majorBidi"/>
      <w:i/>
      <w:iCs/>
      <w:color w:val="0F4761" w:themeColor="accent1" w:themeShade="BF"/>
      <w:lang w:val="en-ZA"/>
    </w:rPr>
  </w:style>
  <w:style w:type="character" w:customStyle="1" w:styleId="berschrift5Zchn">
    <w:name w:val="Überschrift 5 Zchn"/>
    <w:basedOn w:val="Absatz-Standardschriftart"/>
    <w:link w:val="berschrift5"/>
    <w:uiPriority w:val="9"/>
    <w:semiHidden/>
    <w:rsid w:val="005A793B"/>
    <w:rPr>
      <w:rFonts w:eastAsiaTheme="majorEastAsia" w:cstheme="majorBidi"/>
      <w:color w:val="0F4761" w:themeColor="accent1" w:themeShade="BF"/>
      <w:lang w:val="en-ZA"/>
    </w:rPr>
  </w:style>
  <w:style w:type="character" w:customStyle="1" w:styleId="berschrift6Zchn">
    <w:name w:val="Überschrift 6 Zchn"/>
    <w:basedOn w:val="Absatz-Standardschriftart"/>
    <w:link w:val="berschrift6"/>
    <w:uiPriority w:val="9"/>
    <w:semiHidden/>
    <w:rsid w:val="005A793B"/>
    <w:rPr>
      <w:rFonts w:eastAsiaTheme="majorEastAsia" w:cstheme="majorBidi"/>
      <w:i/>
      <w:iCs/>
      <w:color w:val="595959" w:themeColor="text1" w:themeTint="A6"/>
      <w:lang w:val="en-ZA"/>
    </w:rPr>
  </w:style>
  <w:style w:type="character" w:customStyle="1" w:styleId="berschrift7Zchn">
    <w:name w:val="Überschrift 7 Zchn"/>
    <w:basedOn w:val="Absatz-Standardschriftart"/>
    <w:link w:val="berschrift7"/>
    <w:uiPriority w:val="9"/>
    <w:semiHidden/>
    <w:rsid w:val="005A793B"/>
    <w:rPr>
      <w:rFonts w:eastAsiaTheme="majorEastAsia" w:cstheme="majorBidi"/>
      <w:color w:val="595959" w:themeColor="text1" w:themeTint="A6"/>
      <w:lang w:val="en-ZA"/>
    </w:rPr>
  </w:style>
  <w:style w:type="character" w:customStyle="1" w:styleId="berschrift8Zchn">
    <w:name w:val="Überschrift 8 Zchn"/>
    <w:basedOn w:val="Absatz-Standardschriftart"/>
    <w:link w:val="berschrift8"/>
    <w:uiPriority w:val="9"/>
    <w:semiHidden/>
    <w:rsid w:val="005A793B"/>
    <w:rPr>
      <w:rFonts w:eastAsiaTheme="majorEastAsia" w:cstheme="majorBidi"/>
      <w:i/>
      <w:iCs/>
      <w:color w:val="272727" w:themeColor="text1" w:themeTint="D8"/>
      <w:lang w:val="en-ZA"/>
    </w:rPr>
  </w:style>
  <w:style w:type="character" w:customStyle="1" w:styleId="berschrift9Zchn">
    <w:name w:val="Überschrift 9 Zchn"/>
    <w:basedOn w:val="Absatz-Standardschriftart"/>
    <w:link w:val="berschrift9"/>
    <w:uiPriority w:val="9"/>
    <w:semiHidden/>
    <w:rsid w:val="005A793B"/>
    <w:rPr>
      <w:rFonts w:eastAsiaTheme="majorEastAsia" w:cstheme="majorBidi"/>
      <w:color w:val="272727" w:themeColor="text1" w:themeTint="D8"/>
      <w:lang w:val="en-ZA"/>
    </w:rPr>
  </w:style>
  <w:style w:type="paragraph" w:styleId="Titel">
    <w:name w:val="Title"/>
    <w:basedOn w:val="Standard"/>
    <w:next w:val="Standard"/>
    <w:link w:val="TitelZchn"/>
    <w:uiPriority w:val="10"/>
    <w:qFormat/>
    <w:rsid w:val="005A7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793B"/>
    <w:rPr>
      <w:rFonts w:asciiTheme="majorHAnsi" w:eastAsiaTheme="majorEastAsia" w:hAnsiTheme="majorHAnsi" w:cstheme="majorBidi"/>
      <w:spacing w:val="-10"/>
      <w:kern w:val="28"/>
      <w:sz w:val="56"/>
      <w:szCs w:val="56"/>
      <w:lang w:val="en-ZA"/>
    </w:rPr>
  </w:style>
  <w:style w:type="paragraph" w:styleId="Untertitel">
    <w:name w:val="Subtitle"/>
    <w:basedOn w:val="Standard"/>
    <w:next w:val="Standard"/>
    <w:link w:val="UntertitelZchn"/>
    <w:uiPriority w:val="11"/>
    <w:qFormat/>
    <w:rsid w:val="005A793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793B"/>
    <w:rPr>
      <w:rFonts w:eastAsiaTheme="majorEastAsia" w:cstheme="majorBidi"/>
      <w:color w:val="595959" w:themeColor="text1" w:themeTint="A6"/>
      <w:spacing w:val="15"/>
      <w:sz w:val="28"/>
      <w:szCs w:val="28"/>
      <w:lang w:val="en-ZA"/>
    </w:rPr>
  </w:style>
  <w:style w:type="paragraph" w:styleId="Zitat">
    <w:name w:val="Quote"/>
    <w:basedOn w:val="Standard"/>
    <w:next w:val="Standard"/>
    <w:link w:val="ZitatZchn"/>
    <w:uiPriority w:val="29"/>
    <w:qFormat/>
    <w:rsid w:val="005A793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793B"/>
    <w:rPr>
      <w:i/>
      <w:iCs/>
      <w:color w:val="404040" w:themeColor="text1" w:themeTint="BF"/>
      <w:lang w:val="en-ZA"/>
    </w:rPr>
  </w:style>
  <w:style w:type="paragraph" w:styleId="Listenabsatz">
    <w:name w:val="List Paragraph"/>
    <w:basedOn w:val="Standard"/>
    <w:uiPriority w:val="34"/>
    <w:qFormat/>
    <w:rsid w:val="005A793B"/>
    <w:pPr>
      <w:ind w:left="720"/>
      <w:contextualSpacing/>
    </w:pPr>
  </w:style>
  <w:style w:type="character" w:styleId="IntensiveHervorhebung">
    <w:name w:val="Intense Emphasis"/>
    <w:basedOn w:val="Absatz-Standardschriftart"/>
    <w:uiPriority w:val="21"/>
    <w:qFormat/>
    <w:rsid w:val="005A793B"/>
    <w:rPr>
      <w:i/>
      <w:iCs/>
      <w:color w:val="0F4761" w:themeColor="accent1" w:themeShade="BF"/>
    </w:rPr>
  </w:style>
  <w:style w:type="paragraph" w:styleId="IntensivesZitat">
    <w:name w:val="Intense Quote"/>
    <w:basedOn w:val="Standard"/>
    <w:next w:val="Standard"/>
    <w:link w:val="IntensivesZitatZchn"/>
    <w:uiPriority w:val="30"/>
    <w:qFormat/>
    <w:rsid w:val="005A7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793B"/>
    <w:rPr>
      <w:i/>
      <w:iCs/>
      <w:color w:val="0F4761" w:themeColor="accent1" w:themeShade="BF"/>
      <w:lang w:val="en-ZA"/>
    </w:rPr>
  </w:style>
  <w:style w:type="character" w:styleId="IntensiverVerweis">
    <w:name w:val="Intense Reference"/>
    <w:basedOn w:val="Absatz-Standardschriftart"/>
    <w:uiPriority w:val="32"/>
    <w:qFormat/>
    <w:rsid w:val="005A793B"/>
    <w:rPr>
      <w:b/>
      <w:bCs/>
      <w:smallCaps/>
      <w:color w:val="0F4761" w:themeColor="accent1" w:themeShade="BF"/>
      <w:spacing w:val="5"/>
    </w:rPr>
  </w:style>
  <w:style w:type="character" w:styleId="Hyperlink">
    <w:name w:val="Hyperlink"/>
    <w:basedOn w:val="Absatz-Standardschriftart"/>
    <w:uiPriority w:val="99"/>
    <w:unhideWhenUsed/>
    <w:rsid w:val="008869BE"/>
    <w:rPr>
      <w:color w:val="467886" w:themeColor="hyperlink"/>
      <w:u w:val="single"/>
    </w:rPr>
  </w:style>
  <w:style w:type="character" w:styleId="NichtaufgelsteErwhnung">
    <w:name w:val="Unresolved Mention"/>
    <w:basedOn w:val="Absatz-Standardschriftart"/>
    <w:uiPriority w:val="99"/>
    <w:semiHidden/>
    <w:unhideWhenUsed/>
    <w:rsid w:val="008869BE"/>
    <w:rPr>
      <w:color w:val="605E5C"/>
      <w:shd w:val="clear" w:color="auto" w:fill="E1DFDD"/>
    </w:rPr>
  </w:style>
  <w:style w:type="paragraph" w:styleId="berarbeitung">
    <w:name w:val="Revision"/>
    <w:hidden/>
    <w:uiPriority w:val="99"/>
    <w:semiHidden/>
    <w:rsid w:val="008077DF"/>
    <w:pPr>
      <w:spacing w:after="0" w:line="240" w:lineRule="auto"/>
    </w:pPr>
    <w:rPr>
      <w:lang w:val="en-ZA"/>
    </w:rPr>
  </w:style>
  <w:style w:type="character" w:styleId="Kommentarzeichen">
    <w:name w:val="annotation reference"/>
    <w:basedOn w:val="Absatz-Standardschriftart"/>
    <w:uiPriority w:val="99"/>
    <w:semiHidden/>
    <w:unhideWhenUsed/>
    <w:rsid w:val="00890455"/>
    <w:rPr>
      <w:sz w:val="16"/>
      <w:szCs w:val="16"/>
    </w:rPr>
  </w:style>
  <w:style w:type="paragraph" w:styleId="Kommentartext">
    <w:name w:val="annotation text"/>
    <w:basedOn w:val="Standard"/>
    <w:link w:val="KommentartextZchn"/>
    <w:uiPriority w:val="99"/>
    <w:unhideWhenUsed/>
    <w:rsid w:val="00890455"/>
    <w:pPr>
      <w:spacing w:line="240" w:lineRule="auto"/>
    </w:pPr>
    <w:rPr>
      <w:sz w:val="20"/>
      <w:szCs w:val="20"/>
    </w:rPr>
  </w:style>
  <w:style w:type="character" w:customStyle="1" w:styleId="KommentartextZchn">
    <w:name w:val="Kommentartext Zchn"/>
    <w:basedOn w:val="Absatz-Standardschriftart"/>
    <w:link w:val="Kommentartext"/>
    <w:uiPriority w:val="99"/>
    <w:rsid w:val="00890455"/>
    <w:rPr>
      <w:sz w:val="20"/>
      <w:szCs w:val="20"/>
      <w:lang w:val="en-ZA"/>
    </w:rPr>
  </w:style>
  <w:style w:type="paragraph" w:styleId="Kommentarthema">
    <w:name w:val="annotation subject"/>
    <w:basedOn w:val="Kommentartext"/>
    <w:next w:val="Kommentartext"/>
    <w:link w:val="KommentarthemaZchn"/>
    <w:uiPriority w:val="99"/>
    <w:semiHidden/>
    <w:unhideWhenUsed/>
    <w:rsid w:val="00890455"/>
    <w:rPr>
      <w:b/>
      <w:bCs/>
    </w:rPr>
  </w:style>
  <w:style w:type="character" w:customStyle="1" w:styleId="KommentarthemaZchn">
    <w:name w:val="Kommentarthema Zchn"/>
    <w:basedOn w:val="KommentartextZchn"/>
    <w:link w:val="Kommentarthema"/>
    <w:uiPriority w:val="99"/>
    <w:semiHidden/>
    <w:rsid w:val="00890455"/>
    <w:rPr>
      <w:b/>
      <w:bCs/>
      <w:sz w:val="20"/>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4B1E9-372A-40D0-AF49-4A5443BA4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1150</Words>
  <Characters>7251</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Hochschule Luzern</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Schilt Ueli HSLU T&amp;A</dc:creator>
  <cp:keywords/>
  <dc:description/>
  <cp:lastModifiedBy>Schütz Philipp HSLU T&amp;A</cp:lastModifiedBy>
  <cp:revision>130</cp:revision>
  <dcterms:created xsi:type="dcterms:W3CDTF">2025-12-04T12:44:00Z</dcterms:created>
  <dcterms:modified xsi:type="dcterms:W3CDTF">2025-12-06T08:28:00Z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2025-12-02T08:38:09Z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34431513-c224-446b-ad01-5c3d8fe51815</vt:lpwstr>
  </property>
  <property fmtid="{D5CDD505-2E9C-101B-9397-08002B2CF9AE}" pid="8" name="MSIP_Label_e8b0afbd-3cf7-4707-aee4-8dc9d855de29_ContentBits">
    <vt:lpwstr>0</vt:lpwstr>
  </property>
  <property fmtid="{D5CDD505-2E9C-101B-9397-08002B2CF9AE}" pid="9" name="MSIP_Label_e8b0afbd-3cf7-4707-aee4-8dc9d855de29_Tag">
    <vt:lpwstr>10, 3, 0, 1</vt:lpwstr>
  </property>
  <property fmtid="{D5CDD505-2E9C-101B-9397-08002B2CF9AE}" pid="10" name="ZOTERO_PREF_1">
    <vt:lpwstr>&lt;data data-version="3" zotero-version="7.0.30"&gt;&lt;session id="IrkmwzsZ"/&gt;&lt;style id="" hasBibliography="0" bibliographyStyleHasBeenSet="0"/&gt;&lt;prefs/&gt;&lt;/data&gt;</vt:lpwstr>
  </property>
</Properties>
</file>